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A0FE" w14:textId="77777777" w:rsidR="00AE15D2" w:rsidRPr="00AE15D2" w:rsidRDefault="00AE15D2" w:rsidP="00AE15D2">
      <w:pPr>
        <w:spacing w:after="200" w:line="276" w:lineRule="auto"/>
        <w:jc w:val="center"/>
        <w:rPr>
          <w:rFonts w:ascii="Times New Roman" w:eastAsia="Calibri" w:hAnsi="Times New Roman"/>
          <w:b/>
          <w:lang w:bidi="ar-SA"/>
        </w:rPr>
      </w:pPr>
      <w:bookmarkStart w:id="0" w:name="_Hlk73693170"/>
      <w:r w:rsidRPr="00AE15D2">
        <w:rPr>
          <w:rFonts w:ascii="Times New Roman" w:eastAsia="Calibri" w:hAnsi="Times New Roman"/>
          <w:noProof/>
          <w:color w:val="000080"/>
          <w:spacing w:val="20"/>
          <w:position w:val="6"/>
          <w:lang w:bidi="ar-SA"/>
        </w:rPr>
        <w:drawing>
          <wp:anchor distT="0" distB="0" distL="114300" distR="114300" simplePos="0" relativeHeight="251659264" behindDoc="1" locked="0" layoutInCell="1" allowOverlap="1" wp14:anchorId="62459E15" wp14:editId="23CE877D">
            <wp:simplePos x="0" y="0"/>
            <wp:positionH relativeFrom="margin">
              <wp:posOffset>0</wp:posOffset>
            </wp:positionH>
            <wp:positionV relativeFrom="margin">
              <wp:posOffset>-98451</wp:posOffset>
            </wp:positionV>
            <wp:extent cx="767270" cy="767270"/>
            <wp:effectExtent l="0" t="0" r="0" b="0"/>
            <wp:wrapNone/>
            <wp:docPr id="2" name="Picture 2"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67270" cy="7672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E15D2">
        <w:rPr>
          <w:rFonts w:ascii="Times New Roman" w:eastAsia="Calibri" w:hAnsi="Times New Roman"/>
          <w:b/>
          <w:lang w:bidi="ar-SA"/>
        </w:rPr>
        <w:t>U.S. Department of State</w:t>
      </w:r>
    </w:p>
    <w:p w14:paraId="1AF40385" w14:textId="77777777" w:rsidR="00AE15D2" w:rsidRPr="00AE15D2" w:rsidRDefault="00AE15D2" w:rsidP="00AE15D2">
      <w:pPr>
        <w:tabs>
          <w:tab w:val="left" w:pos="495"/>
          <w:tab w:val="center" w:pos="4320"/>
        </w:tabs>
        <w:spacing w:after="200" w:line="276" w:lineRule="auto"/>
        <w:rPr>
          <w:rFonts w:ascii="Times New Roman" w:eastAsia="Calibri" w:hAnsi="Times New Roman"/>
          <w:b/>
          <w:lang w:bidi="ar-SA"/>
        </w:rPr>
      </w:pPr>
      <w:r w:rsidRPr="00AE15D2">
        <w:rPr>
          <w:rFonts w:ascii="Times New Roman" w:eastAsia="Calibri" w:hAnsi="Times New Roman"/>
          <w:b/>
          <w:lang w:bidi="ar-SA"/>
        </w:rPr>
        <w:tab/>
      </w:r>
      <w:r w:rsidRPr="00AE15D2">
        <w:rPr>
          <w:rFonts w:ascii="Times New Roman" w:eastAsia="Calibri" w:hAnsi="Times New Roman"/>
          <w:b/>
          <w:lang w:bidi="ar-SA"/>
        </w:rPr>
        <w:tab/>
        <w:t xml:space="preserve">               Office of Foreign Missions</w:t>
      </w:r>
    </w:p>
    <w:p w14:paraId="1E37D797" w14:textId="77777777" w:rsidR="00AE15D2" w:rsidRPr="00AE15D2" w:rsidRDefault="00000000" w:rsidP="00AE15D2">
      <w:pPr>
        <w:spacing w:after="200" w:line="276" w:lineRule="auto"/>
        <w:jc w:val="center"/>
        <w:rPr>
          <w:rFonts w:ascii="Times New Roman" w:eastAsia="Calibri" w:hAnsi="Times New Roman"/>
          <w:b/>
          <w:lang w:bidi="ar-SA"/>
        </w:rPr>
      </w:pPr>
      <w:r>
        <w:rPr>
          <w:rFonts w:ascii="Times New Roman" w:eastAsia="Calibri" w:hAnsi="Times New Roman"/>
          <w:b/>
          <w:lang w:bidi="ar-SA"/>
        </w:rPr>
        <w:pict w14:anchorId="2E72A2AA">
          <v:rect id="_x0000_i1025" style="width:6in;height:1.5pt" o:hralign="center" o:hrstd="t" o:hrnoshade="t" o:hr="t" fillcolor="black" stroked="f"/>
        </w:pict>
      </w:r>
    </w:p>
    <w:p w14:paraId="5F568043" w14:textId="5091CAAE" w:rsidR="00AE15D2" w:rsidRPr="00AE15D2" w:rsidRDefault="002524C1" w:rsidP="00AE15D2">
      <w:pPr>
        <w:spacing w:after="200" w:line="276" w:lineRule="auto"/>
        <w:jc w:val="center"/>
        <w:rPr>
          <w:rFonts w:ascii="Times New Roman" w:eastAsia="Calibri" w:hAnsi="Times New Roman"/>
          <w:lang w:bidi="ar-SA"/>
        </w:rPr>
      </w:pPr>
      <w:r>
        <w:rPr>
          <w:rFonts w:ascii="Times New Roman" w:eastAsia="Calibri" w:hAnsi="Times New Roman"/>
          <w:b/>
          <w:lang w:bidi="ar-SA"/>
        </w:rPr>
        <w:t xml:space="preserve">Decal </w:t>
      </w:r>
      <w:r w:rsidR="00AE15D2" w:rsidRPr="00AE15D2">
        <w:rPr>
          <w:rFonts w:ascii="Times New Roman" w:eastAsia="Calibri" w:hAnsi="Times New Roman"/>
          <w:b/>
          <w:lang w:bidi="ar-SA"/>
        </w:rPr>
        <w:t>Contract</w:t>
      </w:r>
    </w:p>
    <w:p w14:paraId="14838453" w14:textId="77777777" w:rsidR="00AE15D2" w:rsidRPr="00AE15D2" w:rsidRDefault="00AE15D2" w:rsidP="00AE15D2">
      <w:pPr>
        <w:spacing w:after="200" w:line="276" w:lineRule="auto"/>
        <w:jc w:val="center"/>
        <w:rPr>
          <w:rFonts w:ascii="Times New Roman" w:eastAsia="Calibri" w:hAnsi="Times New Roman"/>
          <w:lang w:bidi="ar-SA"/>
        </w:rPr>
      </w:pPr>
      <w:r w:rsidRPr="00AE15D2">
        <w:rPr>
          <w:rFonts w:ascii="Times New Roman" w:eastAsia="Calibri" w:hAnsi="Times New Roman"/>
          <w:b/>
          <w:lang w:bidi="ar-SA"/>
        </w:rPr>
        <w:t>Statement of Work</w:t>
      </w:r>
    </w:p>
    <w:p w14:paraId="147832E8" w14:textId="77777777" w:rsidR="00AE15D2" w:rsidRPr="00AE15D2" w:rsidRDefault="00000000" w:rsidP="00AE15D2">
      <w:pPr>
        <w:spacing w:after="200" w:line="276" w:lineRule="auto"/>
        <w:jc w:val="center"/>
        <w:rPr>
          <w:rFonts w:ascii="Times New Roman" w:eastAsia="Calibri" w:hAnsi="Times New Roman"/>
          <w:b/>
          <w:lang w:bidi="ar-SA"/>
        </w:rPr>
      </w:pPr>
      <w:r>
        <w:rPr>
          <w:rFonts w:ascii="Times New Roman" w:eastAsia="Calibri" w:hAnsi="Times New Roman"/>
          <w:b/>
          <w:lang w:bidi="ar-SA"/>
        </w:rPr>
        <w:pict w14:anchorId="7ED715FE">
          <v:rect id="_x0000_i1026" style="width:6in;height:1.5pt" o:hralign="center" o:hrstd="t" o:hrnoshade="t" o:hr="t" fillcolor="black" stroked="f"/>
        </w:pict>
      </w:r>
    </w:p>
    <w:bookmarkEnd w:id="0"/>
    <w:p w14:paraId="7CED3DF6" w14:textId="77777777" w:rsidR="006D61A0" w:rsidRDefault="006D61A0" w:rsidP="006D61A0">
      <w:pPr>
        <w:rPr>
          <w:rFonts w:ascii="Times New Roman" w:hAnsi="Times New Roman"/>
        </w:rPr>
      </w:pPr>
    </w:p>
    <w:p w14:paraId="19546D9F" w14:textId="581D8D46" w:rsidR="00133B1C" w:rsidRDefault="00133B1C" w:rsidP="00133B1C">
      <w:pPr>
        <w:pStyle w:val="ListParagraph"/>
        <w:numPr>
          <w:ilvl w:val="0"/>
          <w:numId w:val="5"/>
        </w:numPr>
        <w:tabs>
          <w:tab w:val="left" w:pos="360"/>
        </w:tabs>
        <w:ind w:left="360"/>
        <w:rPr>
          <w:rFonts w:ascii="Times New Roman" w:hAnsi="Times New Roman"/>
        </w:rPr>
      </w:pPr>
      <w:r w:rsidRPr="003072A3">
        <w:rPr>
          <w:rFonts w:ascii="Times New Roman" w:hAnsi="Times New Roman"/>
          <w:b/>
        </w:rPr>
        <w:t>BACKGROUND</w:t>
      </w:r>
      <w:r w:rsidRPr="003072A3">
        <w:rPr>
          <w:rFonts w:ascii="Times New Roman" w:hAnsi="Times New Roman"/>
          <w:b/>
        </w:rPr>
        <w:br/>
      </w:r>
      <w:r w:rsidRPr="00354FA2">
        <w:rPr>
          <w:rFonts w:ascii="Times New Roman" w:hAnsi="Times New Roman"/>
          <w:bCs/>
        </w:rPr>
        <w:t xml:space="preserve">The U.S. Department of State’s Office of Foreign Missions (OFM) was created under the authority of the Foreign Missions Act (FMA) of 1982 and has four distinct missions: 1) employment of reciprocity to ensure equitable treatment for United States diplomatic and consular missions abroad and their personnel through reciprocity; 2) regulation of the activities of foreign missions in the United States in a manner that will protect the foreign policy and national security interests of the United States; 3) protection of the United States public from abuses of privileges and immunities by members of the foreign missions; 4) provision of service and assistance to the foreign mission community in the United States to assure appropriate privileges, benefits, and services on a reciprocal basis.  </w:t>
      </w:r>
      <w:r w:rsidRPr="003072A3">
        <w:rPr>
          <w:rFonts w:ascii="Times New Roman" w:hAnsi="Times New Roman"/>
        </w:rPr>
        <w:t xml:space="preserve">Foreign missions and international organizations in the United States, as well as their eligible members, are required to register their vehicles with OFM to ensure compliance with the mandated liability insurance requirements.  </w:t>
      </w:r>
      <w:r>
        <w:rPr>
          <w:rFonts w:ascii="Times New Roman" w:hAnsi="Times New Roman"/>
        </w:rPr>
        <w:t xml:space="preserve">A registration decal is affixed to one license plate on each vehicle.  </w:t>
      </w:r>
      <w:r w:rsidRPr="00133B1C">
        <w:rPr>
          <w:rFonts w:ascii="Times New Roman" w:hAnsi="Times New Roman"/>
        </w:rPr>
        <w:t>These decals are distributed to foreign missions and their members upon initial vehicle registration or registration renewal</w:t>
      </w:r>
      <w:r>
        <w:rPr>
          <w:rFonts w:ascii="Times New Roman" w:hAnsi="Times New Roman"/>
        </w:rPr>
        <w:t xml:space="preserve">.  </w:t>
      </w:r>
      <w:r w:rsidRPr="00133B1C">
        <w:rPr>
          <w:rFonts w:ascii="Times New Roman" w:hAnsi="Times New Roman"/>
        </w:rPr>
        <w:t>The decals are either placed on a new license plate or over a previously placed decal.</w:t>
      </w:r>
    </w:p>
    <w:p w14:paraId="00C18B7A" w14:textId="77777777" w:rsidR="00133B1C" w:rsidRDefault="00133B1C" w:rsidP="00133B1C">
      <w:pPr>
        <w:pStyle w:val="ListParagraph"/>
        <w:tabs>
          <w:tab w:val="left" w:pos="360"/>
        </w:tabs>
        <w:ind w:left="360"/>
        <w:rPr>
          <w:rFonts w:ascii="Times New Roman" w:hAnsi="Times New Roman"/>
        </w:rPr>
      </w:pPr>
    </w:p>
    <w:p w14:paraId="286F2097" w14:textId="461D8879" w:rsidR="006D61A0" w:rsidRPr="00133B1C" w:rsidRDefault="00133B1C" w:rsidP="2557EAA9">
      <w:pPr>
        <w:pStyle w:val="ListParagraph"/>
        <w:numPr>
          <w:ilvl w:val="0"/>
          <w:numId w:val="5"/>
        </w:numPr>
        <w:ind w:left="360"/>
        <w:rPr>
          <w:rFonts w:ascii="Times New Roman" w:hAnsi="Times New Roman"/>
          <w:b/>
          <w:bCs/>
        </w:rPr>
      </w:pPr>
      <w:r w:rsidRPr="2557EAA9">
        <w:rPr>
          <w:rFonts w:ascii="Times New Roman" w:hAnsi="Times New Roman"/>
          <w:b/>
          <w:bCs/>
        </w:rPr>
        <w:t>OBJECTIVE</w:t>
      </w:r>
      <w:r>
        <w:br/>
      </w:r>
      <w:r w:rsidRPr="2557EAA9">
        <w:rPr>
          <w:rFonts w:ascii="Times New Roman" w:hAnsi="Times New Roman"/>
        </w:rPr>
        <w:t xml:space="preserve">The purpose of this contract is to </w:t>
      </w:r>
      <w:r w:rsidRPr="00916371">
        <w:rPr>
          <w:rFonts w:ascii="Times New Roman" w:hAnsi="Times New Roman"/>
        </w:rPr>
        <w:t xml:space="preserve">provide </w:t>
      </w:r>
      <w:r w:rsidR="00916371">
        <w:rPr>
          <w:rFonts w:ascii="Times New Roman" w:hAnsi="Times New Roman"/>
        </w:rPr>
        <w:t>registration</w:t>
      </w:r>
      <w:ins w:id="1" w:author="Smith, Jacqueline T" w:date="2026-10-09T17:38:00Z" w16du:dateUtc="2026-10-09T17:38:39Z">
        <w:r w:rsidR="28D4651E" w:rsidRPr="00916371">
          <w:rPr>
            <w:rFonts w:ascii="Times New Roman" w:hAnsi="Times New Roman"/>
          </w:rPr>
          <w:t xml:space="preserve"> </w:t>
        </w:r>
      </w:ins>
      <w:r w:rsidRPr="2557EAA9">
        <w:rPr>
          <w:rFonts w:ascii="Times New Roman" w:hAnsi="Times New Roman"/>
        </w:rPr>
        <w:t>decals for use by OFM.  This is not a United States Government federal fleet operation.  Decals are issued with license plates or registration renewals that are issued to non-U.S</w:t>
      </w:r>
      <w:ins w:id="2" w:author="Smith, Jacqueline T" w:date="2026-10-07T09:26:00Z" w16du:dateUtc="2026-10-07T14:26:00Z">
        <w:r w:rsidR="003B2C53" w:rsidRPr="2557EAA9">
          <w:rPr>
            <w:rFonts w:ascii="Times New Roman" w:hAnsi="Times New Roman"/>
          </w:rPr>
          <w:t>.</w:t>
        </w:r>
      </w:ins>
      <w:r w:rsidRPr="2557EAA9">
        <w:rPr>
          <w:rFonts w:ascii="Times New Roman" w:hAnsi="Times New Roman"/>
        </w:rPr>
        <w:t xml:space="preserve"> government-owned vehicles only.  The contract will require production of registration decals </w:t>
      </w:r>
      <w:r w:rsidR="001A63B8" w:rsidRPr="2557EAA9">
        <w:rPr>
          <w:rFonts w:ascii="Times New Roman" w:hAnsi="Times New Roman"/>
        </w:rPr>
        <w:t>on an annual basis</w:t>
      </w:r>
      <w:r w:rsidRPr="2557EAA9">
        <w:rPr>
          <w:rFonts w:ascii="Times New Roman" w:hAnsi="Times New Roman"/>
        </w:rPr>
        <w:t>.</w:t>
      </w:r>
    </w:p>
    <w:p w14:paraId="4A420F01" w14:textId="2E9A3A7C" w:rsidR="006D61A0" w:rsidRDefault="006D61A0" w:rsidP="006D61A0">
      <w:pPr>
        <w:rPr>
          <w:rFonts w:ascii="Times New Roman" w:hAnsi="Times New Roman"/>
          <w:b/>
        </w:rPr>
      </w:pPr>
    </w:p>
    <w:p w14:paraId="6DC27352" w14:textId="438F4110" w:rsidR="00133B1C" w:rsidRPr="008F2180" w:rsidRDefault="00133B1C" w:rsidP="008F2180">
      <w:pPr>
        <w:pStyle w:val="ListParagraph"/>
        <w:numPr>
          <w:ilvl w:val="0"/>
          <w:numId w:val="5"/>
        </w:numPr>
        <w:ind w:left="360"/>
        <w:rPr>
          <w:rFonts w:ascii="Times New Roman" w:hAnsi="Times New Roman"/>
        </w:rPr>
      </w:pPr>
      <w:r w:rsidRPr="008F2180">
        <w:rPr>
          <w:rFonts w:ascii="Times New Roman" w:hAnsi="Times New Roman"/>
          <w:b/>
          <w:bCs/>
        </w:rPr>
        <w:t>SCOPE OF WORK</w:t>
      </w:r>
      <w:r w:rsidRPr="008F2180">
        <w:rPr>
          <w:rFonts w:ascii="Times New Roman" w:hAnsi="Times New Roman"/>
        </w:rPr>
        <w:br/>
        <w:t xml:space="preserve">The contractor will provide all personnel, </w:t>
      </w:r>
      <w:r w:rsidR="00546362" w:rsidRPr="008F2180">
        <w:rPr>
          <w:rFonts w:ascii="Times New Roman" w:hAnsi="Times New Roman"/>
        </w:rPr>
        <w:t>resources,</w:t>
      </w:r>
      <w:r w:rsidRPr="008F2180">
        <w:rPr>
          <w:rFonts w:ascii="Times New Roman" w:hAnsi="Times New Roman"/>
        </w:rPr>
        <w:t xml:space="preserve"> and supplies necessary to fulfill the requirements of this contract.  OFM will order 24,000 </w:t>
      </w:r>
      <w:proofErr w:type="gramStart"/>
      <w:r w:rsidRPr="008F2180">
        <w:rPr>
          <w:rFonts w:ascii="Times New Roman" w:hAnsi="Times New Roman"/>
        </w:rPr>
        <w:t>decals</w:t>
      </w:r>
      <w:proofErr w:type="gramEnd"/>
      <w:r w:rsidRPr="008F2180">
        <w:rPr>
          <w:rFonts w:ascii="Times New Roman" w:hAnsi="Times New Roman"/>
        </w:rPr>
        <w:t xml:space="preserve"> per year</w:t>
      </w:r>
      <w:r w:rsidR="00546362" w:rsidRPr="008F2180">
        <w:rPr>
          <w:rFonts w:ascii="Times New Roman" w:hAnsi="Times New Roman"/>
        </w:rPr>
        <w:t xml:space="preserve"> with the specifications</w:t>
      </w:r>
      <w:r w:rsidR="008F2180" w:rsidRPr="008F2180">
        <w:rPr>
          <w:rFonts w:ascii="Times New Roman" w:hAnsi="Times New Roman"/>
        </w:rPr>
        <w:t xml:space="preserve"> outlined below.  </w:t>
      </w:r>
      <w:r w:rsidR="001A63B8">
        <w:rPr>
          <w:rFonts w:ascii="Times New Roman" w:hAnsi="Times New Roman"/>
        </w:rPr>
        <w:t>Please see the</w:t>
      </w:r>
      <w:r w:rsidR="008F2180" w:rsidRPr="008F2180">
        <w:rPr>
          <w:rFonts w:ascii="Times New Roman" w:hAnsi="Times New Roman"/>
        </w:rPr>
        <w:t xml:space="preserve"> last page of this statement of work for decal examples </w:t>
      </w:r>
      <w:r w:rsidR="008F2180">
        <w:rPr>
          <w:rFonts w:ascii="Times New Roman" w:hAnsi="Times New Roman"/>
        </w:rPr>
        <w:t>showing</w:t>
      </w:r>
      <w:r w:rsidR="008F2180" w:rsidRPr="008F2180">
        <w:rPr>
          <w:rFonts w:ascii="Times New Roman" w:hAnsi="Times New Roman"/>
        </w:rPr>
        <w:t xml:space="preserve"> font style and size requirements. </w:t>
      </w:r>
    </w:p>
    <w:p w14:paraId="57CD2B88" w14:textId="77777777" w:rsidR="00951A34" w:rsidRPr="00320F04" w:rsidRDefault="00951A34" w:rsidP="00A14D6C">
      <w:pPr>
        <w:rPr>
          <w:rFonts w:ascii="Times New Roman" w:hAnsi="Times New Roman"/>
        </w:rPr>
      </w:pPr>
    </w:p>
    <w:p w14:paraId="750BEC00" w14:textId="77777777" w:rsidR="0047290C" w:rsidRPr="007407F4" w:rsidRDefault="008528E6" w:rsidP="00133B1C">
      <w:pPr>
        <w:ind w:firstLine="360"/>
        <w:jc w:val="both"/>
        <w:rPr>
          <w:rFonts w:ascii="Times New Roman" w:hAnsi="Times New Roman"/>
          <w:b/>
        </w:rPr>
      </w:pPr>
      <w:r>
        <w:rPr>
          <w:rFonts w:ascii="Times New Roman" w:hAnsi="Times New Roman"/>
          <w:b/>
        </w:rPr>
        <w:t>DIMENSIONS</w:t>
      </w:r>
    </w:p>
    <w:p w14:paraId="6569B5E8" w14:textId="45176ABB" w:rsidR="00380151" w:rsidRDefault="00F01D46" w:rsidP="00133B1C">
      <w:pPr>
        <w:ind w:firstLine="360"/>
        <w:rPr>
          <w:rFonts w:ascii="Times New Roman" w:hAnsi="Times New Roman"/>
        </w:rPr>
      </w:pPr>
      <w:r>
        <w:rPr>
          <w:rFonts w:ascii="Times New Roman" w:hAnsi="Times New Roman"/>
        </w:rPr>
        <w:t xml:space="preserve">Each decal must be </w:t>
      </w:r>
      <w:r w:rsidR="00A14D6C">
        <w:rPr>
          <w:rFonts w:ascii="Times New Roman" w:hAnsi="Times New Roman"/>
        </w:rPr>
        <w:t>1.5</w:t>
      </w:r>
      <w:r>
        <w:rPr>
          <w:rFonts w:ascii="Times New Roman" w:hAnsi="Times New Roman"/>
        </w:rPr>
        <w:t xml:space="preserve">” </w:t>
      </w:r>
      <w:r w:rsidR="00A14D6C">
        <w:rPr>
          <w:rFonts w:ascii="Times New Roman" w:hAnsi="Times New Roman"/>
        </w:rPr>
        <w:t>(width)</w:t>
      </w:r>
      <w:r w:rsidR="004A1008">
        <w:rPr>
          <w:rFonts w:ascii="Times New Roman" w:hAnsi="Times New Roman"/>
        </w:rPr>
        <w:t xml:space="preserve"> </w:t>
      </w:r>
      <w:r w:rsidR="00486DBD">
        <w:rPr>
          <w:rFonts w:ascii="Times New Roman" w:hAnsi="Times New Roman"/>
        </w:rPr>
        <w:t>x</w:t>
      </w:r>
      <w:r w:rsidR="00A14D6C">
        <w:rPr>
          <w:rFonts w:ascii="Times New Roman" w:hAnsi="Times New Roman"/>
        </w:rPr>
        <w:t xml:space="preserve"> 1</w:t>
      </w:r>
      <w:r>
        <w:rPr>
          <w:rFonts w:ascii="Times New Roman" w:hAnsi="Times New Roman"/>
        </w:rPr>
        <w:t xml:space="preserve">” </w:t>
      </w:r>
      <w:r w:rsidR="00A14D6C">
        <w:rPr>
          <w:rFonts w:ascii="Times New Roman" w:hAnsi="Times New Roman"/>
        </w:rPr>
        <w:t>(height)</w:t>
      </w:r>
      <w:r w:rsidR="00783710">
        <w:rPr>
          <w:rFonts w:ascii="Times New Roman" w:hAnsi="Times New Roman"/>
        </w:rPr>
        <w:t>.</w:t>
      </w:r>
    </w:p>
    <w:p w14:paraId="23747381" w14:textId="77777777" w:rsidR="004A1008" w:rsidRDefault="004A1008" w:rsidP="00133B1C">
      <w:pPr>
        <w:ind w:firstLine="360"/>
        <w:rPr>
          <w:rFonts w:ascii="Times New Roman" w:hAnsi="Times New Roman"/>
        </w:rPr>
      </w:pPr>
    </w:p>
    <w:p w14:paraId="2D2937AB" w14:textId="77777777" w:rsidR="008F2180" w:rsidRDefault="008F2180" w:rsidP="00133B1C">
      <w:pPr>
        <w:ind w:firstLine="360"/>
        <w:rPr>
          <w:rFonts w:ascii="Times New Roman" w:hAnsi="Times New Roman"/>
          <w:b/>
        </w:rPr>
      </w:pPr>
    </w:p>
    <w:p w14:paraId="1866C692" w14:textId="77777777" w:rsidR="008F2180" w:rsidRDefault="008F2180" w:rsidP="00133B1C">
      <w:pPr>
        <w:ind w:firstLine="360"/>
        <w:rPr>
          <w:rFonts w:ascii="Times New Roman" w:hAnsi="Times New Roman"/>
          <w:b/>
        </w:rPr>
      </w:pPr>
    </w:p>
    <w:p w14:paraId="457FD6C2" w14:textId="214969A6" w:rsidR="0047290C" w:rsidRPr="007407F4" w:rsidRDefault="0047290C" w:rsidP="00133B1C">
      <w:pPr>
        <w:ind w:firstLine="360"/>
        <w:rPr>
          <w:rFonts w:ascii="Times New Roman" w:hAnsi="Times New Roman"/>
          <w:b/>
        </w:rPr>
      </w:pPr>
      <w:r w:rsidRPr="007407F4">
        <w:rPr>
          <w:rFonts w:ascii="Times New Roman" w:hAnsi="Times New Roman"/>
          <w:b/>
        </w:rPr>
        <w:lastRenderedPageBreak/>
        <w:t>COLOR</w:t>
      </w:r>
    </w:p>
    <w:p w14:paraId="545EA179" w14:textId="54DA6C48" w:rsidR="001D2614" w:rsidRPr="00916371" w:rsidRDefault="00BE555D" w:rsidP="00A14D6C">
      <w:pPr>
        <w:ind w:left="360"/>
        <w:rPr>
          <w:rFonts w:ascii="Times New Roman" w:hAnsi="Times New Roman"/>
        </w:rPr>
      </w:pPr>
      <w:r w:rsidRPr="00320F04">
        <w:rPr>
          <w:rFonts w:ascii="Times New Roman" w:hAnsi="Times New Roman"/>
        </w:rPr>
        <w:t>The diffuse (daytime) and refl</w:t>
      </w:r>
      <w:r w:rsidR="007C309C">
        <w:rPr>
          <w:rFonts w:ascii="Times New Roman" w:hAnsi="Times New Roman"/>
        </w:rPr>
        <w:t xml:space="preserve">ected (nighttime) color of the decal </w:t>
      </w:r>
      <w:r w:rsidRPr="00320F04">
        <w:rPr>
          <w:rFonts w:ascii="Times New Roman" w:hAnsi="Times New Roman"/>
        </w:rPr>
        <w:t xml:space="preserve">surface must conform to a standard color sample acceptable </w:t>
      </w:r>
      <w:r w:rsidR="0047290C">
        <w:rPr>
          <w:rFonts w:ascii="Times New Roman" w:hAnsi="Times New Roman"/>
        </w:rPr>
        <w:t>to OFM</w:t>
      </w:r>
      <w:r w:rsidRPr="00320F04">
        <w:rPr>
          <w:rFonts w:ascii="Times New Roman" w:hAnsi="Times New Roman"/>
        </w:rPr>
        <w:t xml:space="preserve"> before the start of production. </w:t>
      </w:r>
      <w:r>
        <w:rPr>
          <w:rFonts w:ascii="Times New Roman" w:hAnsi="Times New Roman"/>
        </w:rPr>
        <w:t xml:space="preserve">To complete a </w:t>
      </w:r>
      <w:r w:rsidR="00A14D6C">
        <w:rPr>
          <w:rFonts w:ascii="Times New Roman" w:hAnsi="Times New Roman"/>
        </w:rPr>
        <w:t>five-year</w:t>
      </w:r>
      <w:r>
        <w:rPr>
          <w:rFonts w:ascii="Times New Roman" w:hAnsi="Times New Roman"/>
        </w:rPr>
        <w:t xml:space="preserve"> color cycle, the proposed colors </w:t>
      </w:r>
      <w:r w:rsidR="008528E6">
        <w:rPr>
          <w:rFonts w:ascii="Times New Roman" w:hAnsi="Times New Roman"/>
        </w:rPr>
        <w:t xml:space="preserve">per year </w:t>
      </w:r>
      <w:r>
        <w:rPr>
          <w:rFonts w:ascii="Times New Roman" w:hAnsi="Times New Roman"/>
        </w:rPr>
        <w:t>are</w:t>
      </w:r>
      <w:r w:rsidR="00E37E2E">
        <w:rPr>
          <w:rFonts w:ascii="Times New Roman" w:hAnsi="Times New Roman"/>
        </w:rPr>
        <w:t xml:space="preserve"> as follows</w:t>
      </w:r>
      <w:r w:rsidR="004A1008">
        <w:rPr>
          <w:rFonts w:ascii="Times New Roman" w:hAnsi="Times New Roman"/>
        </w:rPr>
        <w:t>20</w:t>
      </w:r>
      <w:r w:rsidR="00922B67">
        <w:rPr>
          <w:rFonts w:ascii="Times New Roman" w:hAnsi="Times New Roman"/>
        </w:rPr>
        <w:t>2</w:t>
      </w:r>
      <w:r w:rsidR="00A14D6C">
        <w:rPr>
          <w:rFonts w:ascii="Times New Roman" w:hAnsi="Times New Roman"/>
        </w:rPr>
        <w:t>8</w:t>
      </w:r>
      <w:r w:rsidR="004A1008">
        <w:rPr>
          <w:rFonts w:ascii="Times New Roman" w:hAnsi="Times New Roman"/>
        </w:rPr>
        <w:t xml:space="preserve"> – </w:t>
      </w:r>
      <w:r w:rsidR="00B42819" w:rsidRPr="00916371">
        <w:rPr>
          <w:rFonts w:ascii="Times New Roman" w:hAnsi="Times New Roman"/>
        </w:rPr>
        <w:t>Blue</w:t>
      </w:r>
      <w:r w:rsidR="0002069D" w:rsidRPr="00916371">
        <w:rPr>
          <w:rFonts w:ascii="Times New Roman" w:hAnsi="Times New Roman"/>
        </w:rPr>
        <w:t xml:space="preserve">; </w:t>
      </w:r>
      <w:r w:rsidRPr="00916371">
        <w:rPr>
          <w:rFonts w:ascii="Times New Roman" w:hAnsi="Times New Roman"/>
        </w:rPr>
        <w:t>2</w:t>
      </w:r>
      <w:r w:rsidR="004A1008" w:rsidRPr="00916371">
        <w:rPr>
          <w:rFonts w:ascii="Times New Roman" w:hAnsi="Times New Roman"/>
        </w:rPr>
        <w:t>0</w:t>
      </w:r>
      <w:r w:rsidR="00922B67" w:rsidRPr="00916371">
        <w:rPr>
          <w:rFonts w:ascii="Times New Roman" w:hAnsi="Times New Roman"/>
        </w:rPr>
        <w:t>2</w:t>
      </w:r>
      <w:r w:rsidR="00A14D6C" w:rsidRPr="00916371">
        <w:rPr>
          <w:rFonts w:ascii="Times New Roman" w:hAnsi="Times New Roman"/>
        </w:rPr>
        <w:t>9</w:t>
      </w:r>
      <w:r w:rsidR="004A1008" w:rsidRPr="00916371">
        <w:rPr>
          <w:rFonts w:ascii="Times New Roman" w:hAnsi="Times New Roman"/>
        </w:rPr>
        <w:t xml:space="preserve"> –</w:t>
      </w:r>
      <w:r w:rsidR="0047290C" w:rsidRPr="00916371">
        <w:rPr>
          <w:rFonts w:ascii="Times New Roman" w:hAnsi="Times New Roman"/>
        </w:rPr>
        <w:t xml:space="preserve"> White</w:t>
      </w:r>
      <w:ins w:id="3" w:author="Smith, Jacqueline T" w:date="2026-10-07T09:27:00Z" w16du:dateUtc="2026-10-07T14:27:00Z">
        <w:r w:rsidR="009E79F5" w:rsidRPr="00916371">
          <w:rPr>
            <w:rFonts w:ascii="Times New Roman" w:hAnsi="Times New Roman"/>
            <w:color w:val="000000" w:themeColor="text1"/>
          </w:rPr>
          <w:t xml:space="preserve">; </w:t>
        </w:r>
      </w:ins>
      <w:r w:rsidR="00916371">
        <w:rPr>
          <w:rFonts w:ascii="Times New Roman" w:hAnsi="Times New Roman"/>
          <w:color w:val="000000" w:themeColor="text1"/>
        </w:rPr>
        <w:t>2030</w:t>
      </w:r>
      <w:ins w:id="4" w:author="Smith, Jacqueline T" w:date="2026-10-07T09:27:00Z" w16du:dateUtc="2026-10-07T14:27:00Z">
        <w:r w:rsidR="00987810" w:rsidRPr="00916371">
          <w:rPr>
            <w:rFonts w:ascii="Times New Roman" w:hAnsi="Times New Roman"/>
          </w:rPr>
          <w:t xml:space="preserve">– </w:t>
        </w:r>
      </w:ins>
      <w:r w:rsidR="00916371">
        <w:rPr>
          <w:rFonts w:ascii="Times New Roman" w:hAnsi="Times New Roman"/>
        </w:rPr>
        <w:t>Yellow</w:t>
      </w:r>
      <w:ins w:id="5" w:author="Smith, Jacqueline T" w:date="2026-10-07T09:27:00Z" w16du:dateUtc="2026-10-07T14:27:00Z">
        <w:r w:rsidR="00987810" w:rsidRPr="00916371">
          <w:rPr>
            <w:rFonts w:ascii="Times New Roman" w:hAnsi="Times New Roman"/>
          </w:rPr>
          <w:t xml:space="preserve">; </w:t>
        </w:r>
      </w:ins>
      <w:r w:rsidR="00916371">
        <w:rPr>
          <w:rFonts w:ascii="Times New Roman" w:hAnsi="Times New Roman"/>
        </w:rPr>
        <w:t>2031</w:t>
      </w:r>
      <w:ins w:id="6" w:author="Smith, Jacqueline T" w:date="2026-10-07T09:27:00Z" w16du:dateUtc="2026-10-07T14:27:00Z">
        <w:r w:rsidR="00987810" w:rsidRPr="00916371">
          <w:rPr>
            <w:rFonts w:ascii="Times New Roman" w:hAnsi="Times New Roman"/>
          </w:rPr>
          <w:t xml:space="preserve">– </w:t>
        </w:r>
      </w:ins>
      <w:r w:rsidR="00916371">
        <w:rPr>
          <w:rFonts w:ascii="Times New Roman" w:hAnsi="Times New Roman"/>
        </w:rPr>
        <w:t>Red</w:t>
      </w:r>
      <w:ins w:id="7" w:author="Smith, Jacqueline T" w:date="2026-10-07T09:27:00Z" w16du:dateUtc="2026-10-07T14:27:00Z">
        <w:r w:rsidR="00987810" w:rsidRPr="00916371">
          <w:rPr>
            <w:rFonts w:ascii="Times New Roman" w:hAnsi="Times New Roman"/>
          </w:rPr>
          <w:t xml:space="preserve">; </w:t>
        </w:r>
      </w:ins>
      <w:r w:rsidR="00916371">
        <w:rPr>
          <w:rFonts w:ascii="Times New Roman" w:hAnsi="Times New Roman"/>
        </w:rPr>
        <w:t>2032</w:t>
      </w:r>
      <w:ins w:id="8" w:author="Smith, Jacqueline T" w:date="2026-10-07T09:27:00Z" w16du:dateUtc="2026-10-07T14:27:00Z">
        <w:r w:rsidR="00987810" w:rsidRPr="00916371">
          <w:rPr>
            <w:rFonts w:ascii="Times New Roman" w:hAnsi="Times New Roman"/>
          </w:rPr>
          <w:t xml:space="preserve"> -</w:t>
        </w:r>
      </w:ins>
      <w:r w:rsidR="00916371">
        <w:rPr>
          <w:rFonts w:ascii="Times New Roman" w:hAnsi="Times New Roman"/>
        </w:rPr>
        <w:t>Green</w:t>
      </w:r>
    </w:p>
    <w:p w14:paraId="4D65865C" w14:textId="77777777" w:rsidR="0047290C" w:rsidRDefault="0047290C" w:rsidP="00133B1C">
      <w:pPr>
        <w:ind w:firstLine="360"/>
        <w:rPr>
          <w:rFonts w:ascii="Times New Roman" w:hAnsi="Times New Roman"/>
        </w:rPr>
      </w:pPr>
    </w:p>
    <w:p w14:paraId="4AE0445F" w14:textId="77777777" w:rsidR="0047290C" w:rsidRPr="007407F4" w:rsidRDefault="0047290C" w:rsidP="00133B1C">
      <w:pPr>
        <w:ind w:firstLine="360"/>
        <w:rPr>
          <w:rFonts w:ascii="Times New Roman" w:hAnsi="Times New Roman"/>
          <w:b/>
        </w:rPr>
      </w:pPr>
      <w:r w:rsidRPr="007407F4">
        <w:rPr>
          <w:rFonts w:ascii="Times New Roman" w:hAnsi="Times New Roman"/>
          <w:b/>
        </w:rPr>
        <w:t>PAPER QUALITY</w:t>
      </w:r>
    </w:p>
    <w:p w14:paraId="18ABDF42" w14:textId="5D25B1C1" w:rsidR="0047290C" w:rsidRDefault="007E357D" w:rsidP="00A14D6C">
      <w:pPr>
        <w:ind w:left="360"/>
        <w:rPr>
          <w:rFonts w:ascii="Times New Roman" w:hAnsi="Times New Roman"/>
        </w:rPr>
      </w:pPr>
      <w:r>
        <w:rPr>
          <w:rFonts w:ascii="Times New Roman" w:hAnsi="Times New Roman"/>
        </w:rPr>
        <w:t>The paper must be a c</w:t>
      </w:r>
      <w:r w:rsidR="001D2614">
        <w:rPr>
          <w:rFonts w:ascii="Times New Roman" w:hAnsi="Times New Roman"/>
        </w:rPr>
        <w:t xml:space="preserve">olored, reflective sheeting that is </w:t>
      </w:r>
      <w:r w:rsidR="00237E82">
        <w:rPr>
          <w:rFonts w:ascii="Times New Roman" w:hAnsi="Times New Roman"/>
        </w:rPr>
        <w:t>visible and distinguishable in</w:t>
      </w:r>
      <w:r w:rsidR="001D2614">
        <w:rPr>
          <w:rFonts w:ascii="Times New Roman" w:hAnsi="Times New Roman"/>
        </w:rPr>
        <w:t xml:space="preserve"> daylight and darkness and visible from </w:t>
      </w:r>
      <w:r w:rsidR="00A14D6C">
        <w:rPr>
          <w:rFonts w:ascii="Times New Roman" w:hAnsi="Times New Roman"/>
        </w:rPr>
        <w:t>over</w:t>
      </w:r>
      <w:r w:rsidR="00BE555D">
        <w:rPr>
          <w:rFonts w:ascii="Times New Roman" w:hAnsi="Times New Roman"/>
        </w:rPr>
        <w:t xml:space="preserve"> 100 meters</w:t>
      </w:r>
      <w:r w:rsidR="00A14D6C">
        <w:rPr>
          <w:rFonts w:ascii="Times New Roman" w:hAnsi="Times New Roman"/>
        </w:rPr>
        <w:t xml:space="preserve"> away</w:t>
      </w:r>
      <w:r w:rsidR="00BE555D">
        <w:rPr>
          <w:rFonts w:ascii="Times New Roman" w:hAnsi="Times New Roman"/>
        </w:rPr>
        <w:t>.</w:t>
      </w:r>
      <w:r w:rsidR="0047290C">
        <w:rPr>
          <w:rFonts w:ascii="Times New Roman" w:hAnsi="Times New Roman"/>
        </w:rPr>
        <w:t xml:space="preserve">  </w:t>
      </w:r>
      <w:r w:rsidR="00BE555D">
        <w:rPr>
          <w:rFonts w:ascii="Times New Roman" w:hAnsi="Times New Roman"/>
        </w:rPr>
        <w:t xml:space="preserve">The decal </w:t>
      </w:r>
      <w:r w:rsidR="0047290C">
        <w:rPr>
          <w:rFonts w:ascii="Times New Roman" w:hAnsi="Times New Roman"/>
        </w:rPr>
        <w:t>surfac</w:t>
      </w:r>
      <w:r w:rsidR="00BE555D">
        <w:rPr>
          <w:rFonts w:ascii="Times New Roman" w:hAnsi="Times New Roman"/>
        </w:rPr>
        <w:t xml:space="preserve">e must be </w:t>
      </w:r>
      <w:r w:rsidR="00BE555D" w:rsidRPr="00320F04">
        <w:rPr>
          <w:rFonts w:ascii="Times New Roman" w:hAnsi="Times New Roman"/>
        </w:rPr>
        <w:t xml:space="preserve">covered with a single coat of protective clear finish </w:t>
      </w:r>
      <w:r w:rsidR="00BE555D">
        <w:rPr>
          <w:rFonts w:ascii="Times New Roman" w:hAnsi="Times New Roman"/>
        </w:rPr>
        <w:t xml:space="preserve">to </w:t>
      </w:r>
      <w:r w:rsidR="00BE555D" w:rsidRPr="00320F04">
        <w:rPr>
          <w:rFonts w:ascii="Times New Roman" w:hAnsi="Times New Roman"/>
        </w:rPr>
        <w:t>warrant the ink's color fastness</w:t>
      </w:r>
      <w:r w:rsidR="0047290C">
        <w:rPr>
          <w:rFonts w:ascii="Times New Roman" w:hAnsi="Times New Roman"/>
        </w:rPr>
        <w:t xml:space="preserve"> against o</w:t>
      </w:r>
      <w:r w:rsidR="0047290C" w:rsidRPr="00320F04">
        <w:rPr>
          <w:rFonts w:ascii="Times New Roman" w:hAnsi="Times New Roman"/>
        </w:rPr>
        <w:t>utside environmental exposure and cleansing agents</w:t>
      </w:r>
      <w:r w:rsidR="0047290C">
        <w:rPr>
          <w:rFonts w:ascii="Times New Roman" w:hAnsi="Times New Roman"/>
        </w:rPr>
        <w:t xml:space="preserve"> </w:t>
      </w:r>
      <w:r w:rsidR="009739BB">
        <w:rPr>
          <w:rFonts w:ascii="Times New Roman" w:hAnsi="Times New Roman"/>
        </w:rPr>
        <w:t>for the prescribed visual</w:t>
      </w:r>
      <w:r w:rsidR="007407F4">
        <w:rPr>
          <w:rFonts w:ascii="Times New Roman" w:hAnsi="Times New Roman"/>
        </w:rPr>
        <w:t xml:space="preserve"> </w:t>
      </w:r>
      <w:r w:rsidR="00BE555D" w:rsidRPr="00320F04">
        <w:rPr>
          <w:rFonts w:ascii="Times New Roman" w:hAnsi="Times New Roman"/>
        </w:rPr>
        <w:t>servic</w:t>
      </w:r>
      <w:r w:rsidR="0047290C">
        <w:rPr>
          <w:rFonts w:ascii="Times New Roman" w:hAnsi="Times New Roman"/>
        </w:rPr>
        <w:t xml:space="preserve">e life of </w:t>
      </w:r>
      <w:r w:rsidR="007407F4">
        <w:rPr>
          <w:rFonts w:ascii="Times New Roman" w:hAnsi="Times New Roman"/>
        </w:rPr>
        <w:t>one year</w:t>
      </w:r>
      <w:r w:rsidR="009739BB">
        <w:rPr>
          <w:rFonts w:ascii="Times New Roman" w:hAnsi="Times New Roman"/>
        </w:rPr>
        <w:t xml:space="preserve"> (as opposed to the adhesive service life of five years)</w:t>
      </w:r>
      <w:r w:rsidR="007407F4">
        <w:rPr>
          <w:rFonts w:ascii="Times New Roman" w:hAnsi="Times New Roman"/>
        </w:rPr>
        <w:t xml:space="preserve">.  </w:t>
      </w:r>
    </w:p>
    <w:p w14:paraId="14A0AC4A" w14:textId="77777777" w:rsidR="0047290C" w:rsidRDefault="0047290C" w:rsidP="00133B1C">
      <w:pPr>
        <w:ind w:firstLine="360"/>
        <w:rPr>
          <w:rFonts w:ascii="Times New Roman" w:hAnsi="Times New Roman"/>
        </w:rPr>
      </w:pPr>
    </w:p>
    <w:p w14:paraId="72FE4708" w14:textId="77777777" w:rsidR="0047290C" w:rsidRPr="007407F4" w:rsidRDefault="0047290C" w:rsidP="00133B1C">
      <w:pPr>
        <w:ind w:firstLine="360"/>
        <w:rPr>
          <w:rFonts w:ascii="Times New Roman" w:hAnsi="Times New Roman"/>
          <w:b/>
        </w:rPr>
      </w:pPr>
      <w:r w:rsidRPr="007407F4">
        <w:rPr>
          <w:rFonts w:ascii="Times New Roman" w:hAnsi="Times New Roman"/>
          <w:b/>
        </w:rPr>
        <w:t>ADHESIVE</w:t>
      </w:r>
    </w:p>
    <w:p w14:paraId="1FF7E7EF" w14:textId="77777777" w:rsidR="0047290C" w:rsidRDefault="0047290C" w:rsidP="00A14D6C">
      <w:pPr>
        <w:ind w:left="360"/>
        <w:rPr>
          <w:rFonts w:ascii="Times New Roman" w:hAnsi="Times New Roman"/>
        </w:rPr>
      </w:pPr>
      <w:r>
        <w:rPr>
          <w:rFonts w:ascii="Times New Roman" w:hAnsi="Times New Roman"/>
        </w:rPr>
        <w:t xml:space="preserve">The </w:t>
      </w:r>
      <w:r w:rsidR="007407F4">
        <w:rPr>
          <w:rFonts w:ascii="Times New Roman" w:hAnsi="Times New Roman"/>
        </w:rPr>
        <w:t>reverse side of the decal must contain</w:t>
      </w:r>
      <w:r>
        <w:rPr>
          <w:rFonts w:ascii="Times New Roman" w:hAnsi="Times New Roman"/>
        </w:rPr>
        <w:t xml:space="preserve"> an adhesive to make it difficult </w:t>
      </w:r>
      <w:r w:rsidR="007407F4">
        <w:rPr>
          <w:rFonts w:ascii="Times New Roman" w:hAnsi="Times New Roman"/>
        </w:rPr>
        <w:t xml:space="preserve">to remove from a license plate.  </w:t>
      </w:r>
      <w:r w:rsidRPr="00320F04">
        <w:rPr>
          <w:rFonts w:ascii="Times New Roman" w:hAnsi="Times New Roman"/>
        </w:rPr>
        <w:t>The adhesive mu</w:t>
      </w:r>
      <w:r>
        <w:rPr>
          <w:rFonts w:ascii="Times New Roman" w:hAnsi="Times New Roman"/>
        </w:rPr>
        <w:t>st be of such quality that the decal</w:t>
      </w:r>
      <w:r w:rsidRPr="00320F04">
        <w:rPr>
          <w:rFonts w:ascii="Times New Roman" w:hAnsi="Times New Roman"/>
        </w:rPr>
        <w:t xml:space="preserve"> can be applied easily </w:t>
      </w:r>
      <w:r w:rsidR="007407F4">
        <w:rPr>
          <w:rFonts w:ascii="Times New Roman" w:hAnsi="Times New Roman"/>
        </w:rPr>
        <w:t>to a</w:t>
      </w:r>
      <w:r w:rsidR="009739BB">
        <w:rPr>
          <w:rFonts w:ascii="Times New Roman" w:hAnsi="Times New Roman"/>
        </w:rPr>
        <w:t xml:space="preserve"> l</w:t>
      </w:r>
      <w:r w:rsidR="007407F4">
        <w:rPr>
          <w:rFonts w:ascii="Times New Roman" w:hAnsi="Times New Roman"/>
        </w:rPr>
        <w:t>icense plate that is attached to a vehicle</w:t>
      </w:r>
      <w:r w:rsidRPr="00320F04">
        <w:rPr>
          <w:rFonts w:ascii="Times New Roman" w:hAnsi="Times New Roman"/>
        </w:rPr>
        <w:t xml:space="preserve">. </w:t>
      </w:r>
      <w:r w:rsidR="008170D0">
        <w:rPr>
          <w:rFonts w:ascii="Times New Roman" w:hAnsi="Times New Roman"/>
        </w:rPr>
        <w:t>The decal</w:t>
      </w:r>
      <w:r w:rsidR="008170D0" w:rsidRPr="00320F04">
        <w:rPr>
          <w:rFonts w:ascii="Times New Roman" w:hAnsi="Times New Roman"/>
        </w:rPr>
        <w:t xml:space="preserve"> must become adhered by placing it upon the surface of a license plate or upon the surface of a previously applied license plate </w:t>
      </w:r>
      <w:r w:rsidR="007407F4">
        <w:rPr>
          <w:rFonts w:ascii="Times New Roman" w:hAnsi="Times New Roman"/>
        </w:rPr>
        <w:t xml:space="preserve">decal </w:t>
      </w:r>
      <w:r w:rsidR="008170D0" w:rsidRPr="00320F04">
        <w:rPr>
          <w:rFonts w:ascii="Times New Roman" w:hAnsi="Times New Roman"/>
        </w:rPr>
        <w:t>by</w:t>
      </w:r>
      <w:r w:rsidR="007407F4">
        <w:rPr>
          <w:rFonts w:ascii="Times New Roman" w:hAnsi="Times New Roman"/>
        </w:rPr>
        <w:t xml:space="preserve"> rubbing with moderate pressure, </w:t>
      </w:r>
      <w:r w:rsidR="008170D0" w:rsidRPr="00320F04">
        <w:rPr>
          <w:rFonts w:ascii="Times New Roman" w:hAnsi="Times New Roman"/>
        </w:rPr>
        <w:t xml:space="preserve">and must remain in place, complete and intact, for the life of the license plate issue. </w:t>
      </w:r>
      <w:r w:rsidRPr="00320F04">
        <w:rPr>
          <w:rFonts w:ascii="Times New Roman" w:hAnsi="Times New Roman"/>
        </w:rPr>
        <w:t>The adhesive must withstand oven-drying temperatures up to a maximum of 182°C (360°F) without melting, running, or exuding from the edges of the sheeting material.</w:t>
      </w:r>
      <w:r>
        <w:rPr>
          <w:rFonts w:ascii="Times New Roman" w:hAnsi="Times New Roman"/>
        </w:rPr>
        <w:t xml:space="preserve">  </w:t>
      </w:r>
    </w:p>
    <w:p w14:paraId="04897034" w14:textId="77777777" w:rsidR="007407F4" w:rsidRDefault="007407F4" w:rsidP="00133B1C">
      <w:pPr>
        <w:ind w:firstLine="360"/>
        <w:rPr>
          <w:rFonts w:ascii="Times New Roman" w:hAnsi="Times New Roman"/>
        </w:rPr>
      </w:pPr>
    </w:p>
    <w:p w14:paraId="27A22D18" w14:textId="5EF3C15E" w:rsidR="0047290C" w:rsidRDefault="0047290C" w:rsidP="00F01D46">
      <w:pPr>
        <w:ind w:left="360"/>
        <w:rPr>
          <w:rFonts w:ascii="Times New Roman" w:hAnsi="Times New Roman"/>
        </w:rPr>
      </w:pPr>
      <w:r w:rsidRPr="00320F04">
        <w:rPr>
          <w:rFonts w:ascii="Times New Roman" w:hAnsi="Times New Roman"/>
        </w:rPr>
        <w:t xml:space="preserve">The adhesive must not react in such a manner to cause </w:t>
      </w:r>
      <w:r w:rsidR="007407F4">
        <w:rPr>
          <w:rFonts w:ascii="Times New Roman" w:hAnsi="Times New Roman"/>
        </w:rPr>
        <w:t>decals</w:t>
      </w:r>
      <w:r w:rsidRPr="00320F04">
        <w:rPr>
          <w:rFonts w:ascii="Times New Roman" w:hAnsi="Times New Roman"/>
        </w:rPr>
        <w:t xml:space="preserve"> to stick together during</w:t>
      </w:r>
      <w:r w:rsidR="007407F4">
        <w:rPr>
          <w:rFonts w:ascii="Times New Roman" w:hAnsi="Times New Roman"/>
        </w:rPr>
        <w:t xml:space="preserve"> packaging, s</w:t>
      </w:r>
      <w:r w:rsidRPr="00320F04">
        <w:rPr>
          <w:rFonts w:ascii="Times New Roman" w:hAnsi="Times New Roman"/>
        </w:rPr>
        <w:t>hipping</w:t>
      </w:r>
      <w:r w:rsidR="007407F4">
        <w:rPr>
          <w:rFonts w:ascii="Times New Roman" w:hAnsi="Times New Roman"/>
        </w:rPr>
        <w:t>,</w:t>
      </w:r>
      <w:r w:rsidRPr="00320F04">
        <w:rPr>
          <w:rFonts w:ascii="Times New Roman" w:hAnsi="Times New Roman"/>
        </w:rPr>
        <w:t xml:space="preserve"> and distribution. The adhesive must have no staining effects on the reflective material and must permit application to the prescribed surfaces at temperatures of 0.6°C (33°F) and above. The supplier is liable for all losses and will furnish replacement sheeting for the defective sheets if the adhesive runs, melts, or exudes from the sheeting edge at any time during the </w:t>
      </w:r>
      <w:r w:rsidR="009739BB">
        <w:rPr>
          <w:rFonts w:ascii="Times New Roman" w:hAnsi="Times New Roman"/>
        </w:rPr>
        <w:t>m</w:t>
      </w:r>
      <w:r w:rsidRPr="00320F04">
        <w:rPr>
          <w:rFonts w:ascii="Times New Roman" w:hAnsi="Times New Roman"/>
        </w:rPr>
        <w:t>anufacturing process or within a period of 18 months after the sheeting purchase</w:t>
      </w:r>
    </w:p>
    <w:p w14:paraId="13A8C006" w14:textId="77777777" w:rsidR="007407F4" w:rsidRDefault="007407F4" w:rsidP="00133B1C">
      <w:pPr>
        <w:ind w:firstLine="360"/>
        <w:rPr>
          <w:rFonts w:ascii="Times New Roman" w:hAnsi="Times New Roman"/>
        </w:rPr>
      </w:pPr>
    </w:p>
    <w:p w14:paraId="4BDB5289" w14:textId="77777777" w:rsidR="0047290C" w:rsidRPr="00320F04" w:rsidRDefault="007407F4" w:rsidP="00133B1C">
      <w:pPr>
        <w:ind w:firstLine="360"/>
        <w:rPr>
          <w:rFonts w:ascii="Times New Roman" w:hAnsi="Times New Roman"/>
        </w:rPr>
      </w:pPr>
      <w:r w:rsidRPr="007407F4">
        <w:rPr>
          <w:rFonts w:ascii="Times New Roman" w:hAnsi="Times New Roman"/>
          <w:b/>
        </w:rPr>
        <w:t>PERFORA</w:t>
      </w:r>
      <w:r w:rsidR="00FF4C04">
        <w:rPr>
          <w:rFonts w:ascii="Times New Roman" w:hAnsi="Times New Roman"/>
          <w:b/>
        </w:rPr>
        <w:t>T</w:t>
      </w:r>
      <w:r w:rsidRPr="007407F4">
        <w:rPr>
          <w:rFonts w:ascii="Times New Roman" w:hAnsi="Times New Roman"/>
          <w:b/>
        </w:rPr>
        <w:t>ED LINER ROLLS</w:t>
      </w:r>
    </w:p>
    <w:p w14:paraId="37FA3FFD" w14:textId="7EDF37EA" w:rsidR="0047290C" w:rsidRDefault="009739BB" w:rsidP="00F01D46">
      <w:pPr>
        <w:ind w:left="360"/>
        <w:rPr>
          <w:rFonts w:ascii="Times New Roman" w:hAnsi="Times New Roman"/>
        </w:rPr>
      </w:pPr>
      <w:r>
        <w:rPr>
          <w:rFonts w:ascii="Times New Roman" w:hAnsi="Times New Roman"/>
        </w:rPr>
        <w:t>The decals must be delivered on rolls of perforated liner</w:t>
      </w:r>
      <w:r w:rsidR="008528E6">
        <w:rPr>
          <w:rFonts w:ascii="Times New Roman" w:hAnsi="Times New Roman"/>
        </w:rPr>
        <w:t xml:space="preserve"> </w:t>
      </w:r>
      <w:r w:rsidR="0047290C" w:rsidRPr="00320F04">
        <w:rPr>
          <w:rFonts w:ascii="Times New Roman" w:hAnsi="Times New Roman"/>
        </w:rPr>
        <w:t>of a material consistent in quality</w:t>
      </w:r>
      <w:r w:rsidR="00E37E2E">
        <w:rPr>
          <w:rFonts w:ascii="Times New Roman" w:hAnsi="Times New Roman"/>
        </w:rPr>
        <w:t xml:space="preserve"> and </w:t>
      </w:r>
      <w:r w:rsidR="00F01D46">
        <w:rPr>
          <w:rFonts w:ascii="Times New Roman" w:hAnsi="Times New Roman"/>
        </w:rPr>
        <w:t>thickness and</w:t>
      </w:r>
      <w:r w:rsidR="0047290C" w:rsidRPr="00320F04">
        <w:rPr>
          <w:rFonts w:ascii="Times New Roman" w:hAnsi="Times New Roman"/>
        </w:rPr>
        <w:t xml:space="preserve"> must not cause distortion of the</w:t>
      </w:r>
      <w:r w:rsidR="008170D0">
        <w:rPr>
          <w:rFonts w:ascii="Times New Roman" w:hAnsi="Times New Roman"/>
        </w:rPr>
        <w:t xml:space="preserve"> sheeting face during printing,</w:t>
      </w:r>
      <w:r w:rsidR="007407F4">
        <w:rPr>
          <w:rFonts w:ascii="Times New Roman" w:hAnsi="Times New Roman"/>
        </w:rPr>
        <w:t xml:space="preserve"> </w:t>
      </w:r>
      <w:r w:rsidR="0047290C" w:rsidRPr="00320F04">
        <w:rPr>
          <w:rFonts w:ascii="Times New Roman" w:hAnsi="Times New Roman"/>
        </w:rPr>
        <w:t xml:space="preserve">drying, die-cutting, or shear-cutting operations. The liner must be detachable from the adhesive by peeling without the necessity for soaking in water or solvents. The liner must remain easily removable from the adhesive after accelerated storage of four hours at 66°C (150°F) under a weighted pressure of 17 kPa (2.5 lb. per square inch). </w:t>
      </w:r>
    </w:p>
    <w:p w14:paraId="1675AE2C" w14:textId="77777777" w:rsidR="008170D0" w:rsidRPr="00320F04" w:rsidRDefault="008170D0" w:rsidP="00F01D46">
      <w:pPr>
        <w:ind w:left="360"/>
        <w:rPr>
          <w:rFonts w:ascii="Times New Roman" w:hAnsi="Times New Roman"/>
        </w:rPr>
      </w:pPr>
    </w:p>
    <w:p w14:paraId="3BA7789F" w14:textId="5470FE92" w:rsidR="0047290C" w:rsidRDefault="0047290C" w:rsidP="00F01D46">
      <w:pPr>
        <w:ind w:left="360"/>
        <w:rPr>
          <w:rFonts w:ascii="Times New Roman" w:hAnsi="Times New Roman"/>
        </w:rPr>
      </w:pPr>
      <w:r w:rsidRPr="00320F04">
        <w:rPr>
          <w:rFonts w:ascii="Times New Roman" w:hAnsi="Times New Roman"/>
        </w:rPr>
        <w:t>The sheeting and liner combination will be required to maintain integrity at drying temperature</w:t>
      </w:r>
      <w:r w:rsidR="00F01D46">
        <w:rPr>
          <w:rFonts w:ascii="Times New Roman" w:hAnsi="Times New Roman"/>
        </w:rPr>
        <w:t>s</w:t>
      </w:r>
      <w:r w:rsidRPr="00320F04">
        <w:rPr>
          <w:rFonts w:ascii="Times New Roman" w:hAnsi="Times New Roman"/>
        </w:rPr>
        <w:t xml:space="preserve"> up to 182°C (360°F) without curling, peeling at the corners, blistering, shrinking, or exuding adhesive</w:t>
      </w:r>
      <w:r w:rsidR="009739BB">
        <w:rPr>
          <w:rFonts w:ascii="Times New Roman" w:hAnsi="Times New Roman"/>
        </w:rPr>
        <w:t xml:space="preserve">. </w:t>
      </w:r>
    </w:p>
    <w:p w14:paraId="22CB2CCD" w14:textId="77777777" w:rsidR="008528E6" w:rsidRDefault="008528E6" w:rsidP="00F01D46">
      <w:pPr>
        <w:ind w:left="360"/>
        <w:rPr>
          <w:rFonts w:ascii="Times New Roman" w:hAnsi="Times New Roman"/>
        </w:rPr>
      </w:pPr>
    </w:p>
    <w:p w14:paraId="6782816C" w14:textId="0E7DBC17" w:rsidR="00486DBD" w:rsidRDefault="00486DBD" w:rsidP="00F01D46">
      <w:pPr>
        <w:ind w:left="360"/>
        <w:rPr>
          <w:rFonts w:ascii="Times New Roman" w:hAnsi="Times New Roman"/>
        </w:rPr>
      </w:pPr>
      <w:r>
        <w:rPr>
          <w:rFonts w:ascii="Times New Roman" w:hAnsi="Times New Roman"/>
        </w:rPr>
        <w:t>The dimensions of one liner widget containing one decal are: 1</w:t>
      </w:r>
      <w:r w:rsidR="00A3022A">
        <w:rPr>
          <w:rFonts w:ascii="Times New Roman" w:hAnsi="Times New Roman"/>
        </w:rPr>
        <w:t>.</w:t>
      </w:r>
      <w:r w:rsidR="00F01D46">
        <w:rPr>
          <w:rFonts w:ascii="Times New Roman" w:hAnsi="Times New Roman"/>
        </w:rPr>
        <w:t>62</w:t>
      </w:r>
      <w:r w:rsidR="00A3022A">
        <w:rPr>
          <w:rFonts w:ascii="Times New Roman" w:hAnsi="Times New Roman"/>
        </w:rPr>
        <w:t>5</w:t>
      </w:r>
      <w:r w:rsidR="00F01D46">
        <w:rPr>
          <w:rFonts w:ascii="Times New Roman" w:hAnsi="Times New Roman"/>
        </w:rPr>
        <w:t xml:space="preserve">” width </w:t>
      </w:r>
      <w:r>
        <w:rPr>
          <w:rFonts w:ascii="Times New Roman" w:hAnsi="Times New Roman"/>
        </w:rPr>
        <w:t>x</w:t>
      </w:r>
      <w:r w:rsidR="00F01D46">
        <w:rPr>
          <w:rFonts w:ascii="Times New Roman" w:hAnsi="Times New Roman"/>
        </w:rPr>
        <w:t xml:space="preserve"> </w:t>
      </w:r>
      <w:r w:rsidR="007C309C">
        <w:rPr>
          <w:rFonts w:ascii="Times New Roman" w:hAnsi="Times New Roman"/>
        </w:rPr>
        <w:t>1.375</w:t>
      </w:r>
      <w:r w:rsidR="00F01D46">
        <w:rPr>
          <w:rFonts w:ascii="Times New Roman" w:hAnsi="Times New Roman"/>
        </w:rPr>
        <w:t>” height</w:t>
      </w:r>
      <w:r w:rsidR="00550917">
        <w:rPr>
          <w:rFonts w:ascii="Times New Roman" w:hAnsi="Times New Roman"/>
        </w:rPr>
        <w:t>. The decal placement on each liner widget must be</w:t>
      </w:r>
      <w:r>
        <w:rPr>
          <w:rFonts w:ascii="Times New Roman" w:hAnsi="Times New Roman"/>
        </w:rPr>
        <w:t xml:space="preserve"> </w:t>
      </w:r>
      <w:r w:rsidR="00F01D46">
        <w:rPr>
          <w:rFonts w:ascii="Times New Roman" w:hAnsi="Times New Roman"/>
        </w:rPr>
        <w:t>right-left</w:t>
      </w:r>
      <w:r>
        <w:rPr>
          <w:rFonts w:ascii="Times New Roman" w:hAnsi="Times New Roman"/>
        </w:rPr>
        <w:t xml:space="preserve"> centered</w:t>
      </w:r>
      <w:r w:rsidR="00550917">
        <w:rPr>
          <w:rFonts w:ascii="Times New Roman" w:hAnsi="Times New Roman"/>
        </w:rPr>
        <w:t xml:space="preserve"> but placed so that </w:t>
      </w:r>
      <w:r w:rsidR="00F01D46">
        <w:rPr>
          <w:rFonts w:ascii="Times New Roman" w:hAnsi="Times New Roman"/>
        </w:rPr>
        <w:t>0.3125”</w:t>
      </w:r>
      <w:r>
        <w:rPr>
          <w:rFonts w:ascii="Times New Roman" w:hAnsi="Times New Roman"/>
        </w:rPr>
        <w:t xml:space="preserve"> of liner is exposed above the decal.  </w:t>
      </w:r>
    </w:p>
    <w:p w14:paraId="24C8347F" w14:textId="77777777" w:rsidR="008170D0" w:rsidRPr="007407F4" w:rsidRDefault="008170D0" w:rsidP="00F01D46">
      <w:pPr>
        <w:ind w:left="360"/>
        <w:rPr>
          <w:rFonts w:ascii="Times New Roman" w:hAnsi="Times New Roman"/>
          <w:b/>
        </w:rPr>
      </w:pPr>
      <w:r w:rsidRPr="007407F4">
        <w:rPr>
          <w:rFonts w:ascii="Times New Roman" w:hAnsi="Times New Roman"/>
          <w:b/>
        </w:rPr>
        <w:lastRenderedPageBreak/>
        <w:t>THICKNESS</w:t>
      </w:r>
    </w:p>
    <w:p w14:paraId="2F92A04A" w14:textId="7DD93D4B" w:rsidR="00BE555D" w:rsidRDefault="00BE555D" w:rsidP="00F01D46">
      <w:pPr>
        <w:ind w:left="360"/>
        <w:rPr>
          <w:rFonts w:ascii="Times New Roman" w:hAnsi="Times New Roman"/>
        </w:rPr>
      </w:pPr>
      <w:r w:rsidRPr="645E4ABB">
        <w:rPr>
          <w:rFonts w:ascii="Times New Roman" w:hAnsi="Times New Roman"/>
        </w:rPr>
        <w:t xml:space="preserve">Variance in </w:t>
      </w:r>
      <w:r w:rsidR="004F61B7" w:rsidRPr="645E4ABB">
        <w:rPr>
          <w:rFonts w:ascii="Times New Roman" w:hAnsi="Times New Roman"/>
        </w:rPr>
        <w:t xml:space="preserve">decal </w:t>
      </w:r>
      <w:r w:rsidRPr="645E4ABB">
        <w:rPr>
          <w:rFonts w:ascii="Times New Roman" w:hAnsi="Times New Roman"/>
        </w:rPr>
        <w:t xml:space="preserve">sheeting thickness (sheeting, excluding adhesive) must not exceed +0.0381 mm (0.0015 in.) or -0.0127 mm (0.0005 in.) from the thickness of the sheeting submitted and pre-qualified. Total thickness of sheeting, adhesive, and protective liner must not exceed 0.305 mm (0.012 in.).  Base weight of </w:t>
      </w:r>
      <w:r w:rsidR="00F01D46" w:rsidRPr="645E4ABB">
        <w:rPr>
          <w:rFonts w:ascii="Times New Roman" w:hAnsi="Times New Roman"/>
        </w:rPr>
        <w:t xml:space="preserve">the </w:t>
      </w:r>
      <w:r w:rsidRPr="645E4ABB">
        <w:rPr>
          <w:rFonts w:ascii="Times New Roman" w:hAnsi="Times New Roman"/>
        </w:rPr>
        <w:t xml:space="preserve">protective liner paper must be 36 kg (80 lb.), ±5%. </w:t>
      </w:r>
    </w:p>
    <w:p w14:paraId="271BFA8B" w14:textId="77777777" w:rsidR="008170D0" w:rsidRDefault="008170D0" w:rsidP="00F01D46">
      <w:pPr>
        <w:ind w:left="360"/>
        <w:rPr>
          <w:rFonts w:ascii="Times New Roman" w:hAnsi="Times New Roman"/>
        </w:rPr>
      </w:pPr>
    </w:p>
    <w:p w14:paraId="77678128" w14:textId="77777777" w:rsidR="00BD35C2" w:rsidRPr="007407F4" w:rsidRDefault="00D12EF0" w:rsidP="00F01D46">
      <w:pPr>
        <w:ind w:left="360"/>
        <w:rPr>
          <w:rFonts w:ascii="Times New Roman" w:hAnsi="Times New Roman"/>
          <w:b/>
        </w:rPr>
      </w:pPr>
      <w:r w:rsidRPr="007407F4">
        <w:rPr>
          <w:rFonts w:ascii="Times New Roman" w:hAnsi="Times New Roman"/>
          <w:b/>
        </w:rPr>
        <w:t>VISUAL CHARACTERISTICS</w:t>
      </w:r>
    </w:p>
    <w:p w14:paraId="52281C35" w14:textId="77777777" w:rsidR="008F2180" w:rsidRDefault="00203409" w:rsidP="00CE73B6">
      <w:pPr>
        <w:ind w:left="360"/>
        <w:rPr>
          <w:rFonts w:ascii="Times New Roman" w:hAnsi="Times New Roman"/>
        </w:rPr>
      </w:pPr>
      <w:r w:rsidRPr="645E4ABB">
        <w:rPr>
          <w:rFonts w:ascii="Times New Roman" w:hAnsi="Times New Roman"/>
        </w:rPr>
        <w:t>The decal must carry a unique identifier specific to the license</w:t>
      </w:r>
      <w:r w:rsidR="00CE73B6" w:rsidRPr="645E4ABB">
        <w:rPr>
          <w:rFonts w:ascii="Times New Roman" w:hAnsi="Times New Roman"/>
        </w:rPr>
        <w:t xml:space="preserve"> plate</w:t>
      </w:r>
      <w:r w:rsidRPr="645E4ABB">
        <w:rPr>
          <w:rFonts w:ascii="Times New Roman" w:hAnsi="Times New Roman"/>
        </w:rPr>
        <w:t xml:space="preserve"> and vehicle to which the decal is assigned.  The text must be printed in a color (black, white, or blue) which best contrasts its background and provides optimum legibility. </w:t>
      </w:r>
      <w:r w:rsidR="00CE73B6" w:rsidRPr="645E4ABB">
        <w:rPr>
          <w:rFonts w:ascii="Times New Roman" w:hAnsi="Times New Roman"/>
        </w:rPr>
        <w:t>“</w:t>
      </w:r>
      <w:r w:rsidRPr="645E4ABB">
        <w:rPr>
          <w:rFonts w:ascii="Times New Roman" w:hAnsi="Times New Roman"/>
        </w:rPr>
        <w:t>USDOS</w:t>
      </w:r>
      <w:r w:rsidR="00CE73B6" w:rsidRPr="645E4ABB">
        <w:rPr>
          <w:rFonts w:ascii="Times New Roman" w:hAnsi="Times New Roman"/>
        </w:rPr>
        <w:t>”</w:t>
      </w:r>
      <w:r w:rsidRPr="645E4ABB">
        <w:rPr>
          <w:rFonts w:ascii="Times New Roman" w:hAnsi="Times New Roman"/>
        </w:rPr>
        <w:t xml:space="preserve"> must be printed vertically along the left margin of each decal.  The month and year in digit form (mm-</w:t>
      </w:r>
      <w:proofErr w:type="spellStart"/>
      <w:r w:rsidRPr="645E4ABB">
        <w:rPr>
          <w:rFonts w:ascii="Times New Roman" w:hAnsi="Times New Roman"/>
        </w:rPr>
        <w:t>yy</w:t>
      </w:r>
      <w:proofErr w:type="spellEnd"/>
      <w:r w:rsidRPr="645E4ABB">
        <w:rPr>
          <w:rFonts w:ascii="Times New Roman" w:hAnsi="Times New Roman"/>
        </w:rPr>
        <w:t xml:space="preserve">) must be displayed prominently to the right of center, and a unique </w:t>
      </w:r>
      <w:r w:rsidR="00CE73B6" w:rsidRPr="645E4ABB">
        <w:rPr>
          <w:rFonts w:ascii="Times New Roman" w:hAnsi="Times New Roman"/>
        </w:rPr>
        <w:t>five-digit</w:t>
      </w:r>
      <w:r w:rsidRPr="645E4ABB">
        <w:rPr>
          <w:rFonts w:ascii="Times New Roman" w:hAnsi="Times New Roman"/>
        </w:rPr>
        <w:t xml:space="preserve"> numeric code must be printed in sequential order from 00001 to 02000 (per one month’s batch each containing 2,000 decals) across the bottom margin.</w:t>
      </w:r>
      <w:r w:rsidR="00CE73B6" w:rsidRPr="645E4ABB">
        <w:rPr>
          <w:rFonts w:ascii="Times New Roman" w:hAnsi="Times New Roman"/>
        </w:rPr>
        <w:t xml:space="preserve">  </w:t>
      </w:r>
    </w:p>
    <w:p w14:paraId="3D6659DC" w14:textId="2F30C0E2" w:rsidR="007407F4" w:rsidRDefault="007407F4" w:rsidP="008F2180">
      <w:pPr>
        <w:rPr>
          <w:rFonts w:ascii="Times New Roman" w:hAnsi="Times New Roman"/>
        </w:rPr>
      </w:pPr>
    </w:p>
    <w:p w14:paraId="393AA8E0" w14:textId="77777777" w:rsidR="009319CF" w:rsidRPr="009319CF" w:rsidRDefault="009319CF" w:rsidP="009319CF">
      <w:pPr>
        <w:numPr>
          <w:ilvl w:val="0"/>
          <w:numId w:val="5"/>
        </w:numPr>
        <w:spacing w:after="200" w:line="276" w:lineRule="auto"/>
        <w:ind w:left="360"/>
        <w:contextualSpacing/>
        <w:rPr>
          <w:rFonts w:ascii="Times New Roman" w:eastAsia="Calibri" w:hAnsi="Times New Roman"/>
          <w:lang w:bidi="ar-SA"/>
        </w:rPr>
      </w:pPr>
      <w:r w:rsidRPr="009319CF">
        <w:rPr>
          <w:rFonts w:ascii="Times New Roman" w:eastAsia="Calibri" w:hAnsi="Times New Roman"/>
          <w:b/>
          <w:bCs/>
          <w:lang w:bidi="ar-SA"/>
        </w:rPr>
        <w:t>PLACE OF PERFORMANCE</w:t>
      </w:r>
    </w:p>
    <w:p w14:paraId="1A6D7CF5" w14:textId="77777777" w:rsidR="009319CF" w:rsidRPr="009319CF" w:rsidRDefault="009319CF" w:rsidP="009319CF">
      <w:pPr>
        <w:ind w:left="360"/>
        <w:rPr>
          <w:rFonts w:ascii="Times New Roman" w:eastAsia="Calibri" w:hAnsi="Times New Roman"/>
          <w:lang w:bidi="ar-SA"/>
        </w:rPr>
      </w:pPr>
      <w:r w:rsidRPr="009319CF">
        <w:rPr>
          <w:rFonts w:ascii="Times New Roman" w:eastAsia="Calibri" w:hAnsi="Times New Roman"/>
          <w:lang w:bidi="ar-SA"/>
        </w:rPr>
        <w:t>The place of performance will be the contractor’s own facilities.</w:t>
      </w:r>
    </w:p>
    <w:p w14:paraId="755F85D6" w14:textId="77777777" w:rsidR="009319CF" w:rsidRPr="009319CF" w:rsidRDefault="009319CF" w:rsidP="009319CF">
      <w:pPr>
        <w:rPr>
          <w:rFonts w:ascii="Times New Roman" w:eastAsia="Calibri" w:hAnsi="Times New Roman"/>
          <w:lang w:bidi="ar-SA"/>
        </w:rPr>
      </w:pPr>
    </w:p>
    <w:p w14:paraId="6C9E63D7" w14:textId="77777777" w:rsidR="009319CF" w:rsidRPr="009319CF" w:rsidRDefault="009319CF" w:rsidP="009319CF">
      <w:pPr>
        <w:numPr>
          <w:ilvl w:val="0"/>
          <w:numId w:val="5"/>
        </w:numPr>
        <w:spacing w:after="200" w:line="276" w:lineRule="auto"/>
        <w:ind w:left="360"/>
        <w:contextualSpacing/>
        <w:rPr>
          <w:rFonts w:ascii="Times New Roman" w:eastAsia="Calibri" w:hAnsi="Times New Roman"/>
          <w:b/>
          <w:bCs/>
          <w:lang w:bidi="ar-SA"/>
        </w:rPr>
      </w:pPr>
      <w:r w:rsidRPr="009319CF">
        <w:rPr>
          <w:rFonts w:ascii="Times New Roman" w:eastAsia="Calibri" w:hAnsi="Times New Roman"/>
          <w:b/>
          <w:bCs/>
          <w:lang w:bidi="ar-SA"/>
        </w:rPr>
        <w:t>TRAVEL</w:t>
      </w:r>
    </w:p>
    <w:p w14:paraId="13692E1D" w14:textId="77777777" w:rsidR="009319CF" w:rsidRPr="009319CF" w:rsidRDefault="009319CF" w:rsidP="009319CF">
      <w:pPr>
        <w:ind w:left="360"/>
        <w:rPr>
          <w:rFonts w:ascii="Times New Roman" w:eastAsia="Calibri" w:hAnsi="Times New Roman"/>
          <w:lang w:bidi="ar-SA"/>
        </w:rPr>
      </w:pPr>
      <w:r w:rsidRPr="009319CF">
        <w:rPr>
          <w:rFonts w:ascii="Times New Roman" w:eastAsia="Calibri" w:hAnsi="Times New Roman"/>
          <w:lang w:bidi="ar-SA"/>
        </w:rPr>
        <w:t xml:space="preserve">Travel is not required. </w:t>
      </w:r>
    </w:p>
    <w:p w14:paraId="451ABD84" w14:textId="77777777" w:rsidR="009319CF" w:rsidRPr="009319CF" w:rsidRDefault="009319CF" w:rsidP="009319CF">
      <w:pPr>
        <w:rPr>
          <w:rFonts w:ascii="Times New Roman" w:eastAsia="Calibri" w:hAnsi="Times New Roman"/>
          <w:lang w:bidi="ar-SA"/>
        </w:rPr>
      </w:pPr>
    </w:p>
    <w:p w14:paraId="2DE54686" w14:textId="77777777" w:rsidR="009319CF" w:rsidRPr="009319CF" w:rsidRDefault="009319CF" w:rsidP="008F2180">
      <w:pPr>
        <w:numPr>
          <w:ilvl w:val="0"/>
          <w:numId w:val="5"/>
        </w:numPr>
        <w:spacing w:line="276" w:lineRule="auto"/>
        <w:ind w:left="360"/>
        <w:contextualSpacing/>
        <w:rPr>
          <w:rFonts w:ascii="Times New Roman" w:eastAsia="Calibri" w:hAnsi="Times New Roman"/>
          <w:b/>
          <w:bCs/>
          <w:lang w:bidi="ar-SA"/>
        </w:rPr>
      </w:pPr>
      <w:r w:rsidRPr="009319CF">
        <w:rPr>
          <w:rFonts w:ascii="Times New Roman" w:eastAsia="Calibri" w:hAnsi="Times New Roman"/>
          <w:b/>
          <w:bCs/>
          <w:lang w:bidi="ar-SA"/>
        </w:rPr>
        <w:t>PERIOD OF PERFORMANCE</w:t>
      </w:r>
    </w:p>
    <w:p w14:paraId="4FCF46CA" w14:textId="429A1BCE" w:rsidR="009319CF" w:rsidRDefault="009319CF" w:rsidP="008F2180">
      <w:pPr>
        <w:ind w:left="360"/>
        <w:rPr>
          <w:rFonts w:ascii="Times New Roman" w:eastAsia="Calibri" w:hAnsi="Times New Roman"/>
          <w:lang w:bidi="ar-SA"/>
        </w:rPr>
      </w:pPr>
      <w:r w:rsidRPr="009319CF">
        <w:rPr>
          <w:rFonts w:ascii="Times New Roman" w:eastAsia="Calibri" w:hAnsi="Times New Roman"/>
          <w:lang w:bidi="ar-SA"/>
        </w:rPr>
        <w:t xml:space="preserve">This contract shall be </w:t>
      </w:r>
      <w:r>
        <w:rPr>
          <w:rFonts w:ascii="Times New Roman" w:eastAsia="Calibri" w:hAnsi="Times New Roman"/>
          <w:lang w:bidi="ar-SA"/>
        </w:rPr>
        <w:t xml:space="preserve">effective </w:t>
      </w:r>
      <w:r w:rsidRPr="009319CF">
        <w:rPr>
          <w:rFonts w:ascii="Times New Roman" w:eastAsia="Calibri" w:hAnsi="Times New Roman"/>
          <w:lang w:bidi="ar-SA"/>
        </w:rPr>
        <w:t xml:space="preserve">on the date of the </w:t>
      </w:r>
      <w:r w:rsidR="00F015EA">
        <w:rPr>
          <w:rFonts w:ascii="Times New Roman" w:eastAsia="Calibri" w:hAnsi="Times New Roman"/>
          <w:lang w:bidi="ar-SA"/>
        </w:rPr>
        <w:t>c</w:t>
      </w:r>
      <w:r w:rsidRPr="009319CF">
        <w:rPr>
          <w:rFonts w:ascii="Times New Roman" w:eastAsia="Calibri" w:hAnsi="Times New Roman"/>
          <w:lang w:bidi="ar-SA"/>
        </w:rPr>
        <w:t xml:space="preserve">ontracting </w:t>
      </w:r>
      <w:r w:rsidR="00F015EA">
        <w:rPr>
          <w:rFonts w:ascii="Times New Roman" w:eastAsia="Calibri" w:hAnsi="Times New Roman"/>
          <w:lang w:bidi="ar-SA"/>
        </w:rPr>
        <w:t>o</w:t>
      </w:r>
      <w:r w:rsidRPr="009319CF">
        <w:rPr>
          <w:rFonts w:ascii="Times New Roman" w:eastAsia="Calibri" w:hAnsi="Times New Roman"/>
          <w:lang w:bidi="ar-SA"/>
        </w:rPr>
        <w:t xml:space="preserve">fficer’s signature and shall remain in effect for one calendar year.  The term of the contract may be extended at the option of the United States Government for four additional terms.  The U.S. Department of State shall provide a written notice to the </w:t>
      </w:r>
      <w:r w:rsidR="00F015EA">
        <w:rPr>
          <w:rFonts w:ascii="Times New Roman" w:eastAsia="Calibri" w:hAnsi="Times New Roman"/>
          <w:lang w:bidi="ar-SA"/>
        </w:rPr>
        <w:t>c</w:t>
      </w:r>
      <w:r w:rsidRPr="009319CF">
        <w:rPr>
          <w:rFonts w:ascii="Times New Roman" w:eastAsia="Calibri" w:hAnsi="Times New Roman"/>
          <w:lang w:bidi="ar-SA"/>
        </w:rPr>
        <w:t>ontractor by a Notice of Intent to Exercise Option within 30 days prior to the expiration period of the contract.</w:t>
      </w:r>
    </w:p>
    <w:p w14:paraId="0F61A419" w14:textId="77777777" w:rsidR="008F2180" w:rsidRPr="009319CF" w:rsidRDefault="008F2180" w:rsidP="008F2180">
      <w:pPr>
        <w:ind w:left="360"/>
        <w:rPr>
          <w:rFonts w:ascii="Times New Roman" w:eastAsia="Calibri" w:hAnsi="Times New Roman"/>
          <w:lang w:bidi="ar-SA"/>
        </w:rPr>
      </w:pPr>
    </w:p>
    <w:p w14:paraId="726A6994" w14:textId="17746F9E" w:rsidR="007407F4" w:rsidRPr="009319CF" w:rsidRDefault="009319CF" w:rsidP="645E4ABB">
      <w:pPr>
        <w:numPr>
          <w:ilvl w:val="0"/>
          <w:numId w:val="5"/>
        </w:numPr>
        <w:ind w:left="360"/>
        <w:contextualSpacing/>
        <w:rPr>
          <w:rFonts w:ascii="Times New Roman" w:eastAsia="Calibri" w:hAnsi="Times New Roman"/>
          <w:lang w:bidi="ar-SA"/>
        </w:rPr>
      </w:pPr>
      <w:r w:rsidRPr="009319CF">
        <w:rPr>
          <w:rFonts w:ascii="Times New Roman" w:eastAsia="Calibri" w:hAnsi="Times New Roman"/>
          <w:b/>
          <w:bCs/>
          <w:lang w:bidi="ar-SA"/>
        </w:rPr>
        <w:t>SECURITY REQUIREMENTS</w:t>
      </w:r>
      <w:r>
        <w:rPr>
          <w:rFonts w:ascii="Times New Roman" w:eastAsia="Calibri" w:hAnsi="Times New Roman"/>
          <w:lang w:bidi="ar-SA"/>
        </w:rPr>
        <w:br/>
      </w:r>
      <w:r w:rsidR="00456EC4" w:rsidRPr="009319CF">
        <w:rPr>
          <w:rFonts w:ascii="Times New Roman" w:hAnsi="Times New Roman"/>
        </w:rPr>
        <w:t>Each decal</w:t>
      </w:r>
      <w:r w:rsidR="007407F4" w:rsidRPr="009319CF">
        <w:rPr>
          <w:rFonts w:ascii="Times New Roman" w:hAnsi="Times New Roman"/>
        </w:rPr>
        <w:t xml:space="preserve"> must include</w:t>
      </w:r>
      <w:r w:rsidR="00456EC4" w:rsidRPr="009319CF">
        <w:rPr>
          <w:rFonts w:ascii="Times New Roman" w:hAnsi="Times New Roman"/>
        </w:rPr>
        <w:t xml:space="preserve"> an</w:t>
      </w:r>
      <w:r w:rsidR="007407F4" w:rsidRPr="009319CF">
        <w:rPr>
          <w:rFonts w:ascii="Times New Roman" w:hAnsi="Times New Roman"/>
        </w:rPr>
        <w:t xml:space="preserve"> integral </w:t>
      </w:r>
      <w:r w:rsidR="00456EC4" w:rsidRPr="009319CF">
        <w:rPr>
          <w:rFonts w:ascii="Times New Roman" w:hAnsi="Times New Roman"/>
        </w:rPr>
        <w:t>security mark</w:t>
      </w:r>
      <w:r w:rsidR="008528E6" w:rsidRPr="009319CF">
        <w:rPr>
          <w:rFonts w:ascii="Times New Roman" w:hAnsi="Times New Roman"/>
        </w:rPr>
        <w:t xml:space="preserve">, </w:t>
      </w:r>
      <w:r w:rsidR="007407F4" w:rsidRPr="009319CF">
        <w:rPr>
          <w:rFonts w:ascii="Times New Roman" w:hAnsi="Times New Roman"/>
        </w:rPr>
        <w:t xml:space="preserve">which would make unauthorized decal </w:t>
      </w:r>
      <w:r w:rsidR="008528E6" w:rsidRPr="009319CF">
        <w:rPr>
          <w:rFonts w:ascii="Times New Roman" w:hAnsi="Times New Roman"/>
        </w:rPr>
        <w:t>r</w:t>
      </w:r>
      <w:r w:rsidR="007407F4" w:rsidRPr="009319CF">
        <w:rPr>
          <w:rFonts w:ascii="Times New Roman" w:hAnsi="Times New Roman"/>
        </w:rPr>
        <w:t>eproduction unlikely and extremely difficult if attempted.</w:t>
      </w:r>
      <w:r w:rsidR="008528E6" w:rsidRPr="009319CF">
        <w:rPr>
          <w:rFonts w:ascii="Times New Roman" w:hAnsi="Times New Roman"/>
        </w:rPr>
        <w:t xml:space="preserve">  The decals currently employed by OFM</w:t>
      </w:r>
      <w:r w:rsidR="007407F4" w:rsidRPr="009319CF">
        <w:rPr>
          <w:rFonts w:ascii="Times New Roman" w:hAnsi="Times New Roman"/>
        </w:rPr>
        <w:t xml:space="preserve"> contain</w:t>
      </w:r>
      <w:r w:rsidR="00486DBD" w:rsidRPr="009319CF">
        <w:rPr>
          <w:rFonts w:ascii="Times New Roman" w:hAnsi="Times New Roman"/>
        </w:rPr>
        <w:t xml:space="preserve"> </w:t>
      </w:r>
      <w:r w:rsidRPr="009319CF">
        <w:rPr>
          <w:rFonts w:ascii="Times New Roman" w:hAnsi="Times New Roman"/>
        </w:rPr>
        <w:t>the contactor’s</w:t>
      </w:r>
      <w:r w:rsidR="007407F4" w:rsidRPr="009319CF">
        <w:rPr>
          <w:rFonts w:ascii="Times New Roman" w:hAnsi="Times New Roman"/>
        </w:rPr>
        <w:t xml:space="preserve"> proprietary security feature </w:t>
      </w:r>
      <w:r w:rsidR="007407F4" w:rsidRPr="009319CF">
        <w:rPr>
          <w:rFonts w:ascii="Times New Roman" w:hAnsi="Times New Roman"/>
          <w:color w:val="000000"/>
          <w:shd w:val="clear" w:color="auto" w:fill="FFFFFF"/>
        </w:rPr>
        <w:t xml:space="preserve">which consists of </w:t>
      </w:r>
      <w:r w:rsidR="00550917" w:rsidRPr="009319CF">
        <w:rPr>
          <w:rFonts w:ascii="Times New Roman" w:hAnsi="Times New Roman"/>
          <w:color w:val="000000"/>
          <w:shd w:val="clear" w:color="auto" w:fill="FFFFFF"/>
        </w:rPr>
        <w:t xml:space="preserve">the image of the </w:t>
      </w:r>
      <w:r w:rsidR="007407F4" w:rsidRPr="009319CF">
        <w:rPr>
          <w:rFonts w:ascii="Times New Roman" w:hAnsi="Times New Roman"/>
          <w:color w:val="000000"/>
          <w:shd w:val="clear" w:color="auto" w:fill="FFFFFF"/>
        </w:rPr>
        <w:t xml:space="preserve">U.S. Department of State seal that repeats and runs vertically through the </w:t>
      </w:r>
      <w:r w:rsidR="00550917" w:rsidRPr="009319CF">
        <w:rPr>
          <w:rFonts w:ascii="Times New Roman" w:hAnsi="Times New Roman"/>
          <w:color w:val="000000"/>
          <w:shd w:val="clear" w:color="auto" w:fill="FFFFFF"/>
        </w:rPr>
        <w:t xml:space="preserve">decal.  </w:t>
      </w:r>
      <w:r w:rsidR="007407F4" w:rsidRPr="009319CF">
        <w:rPr>
          <w:rFonts w:ascii="Times New Roman" w:hAnsi="Times New Roman"/>
          <w:color w:val="000000"/>
          <w:shd w:val="clear" w:color="auto" w:fill="FFFFFF"/>
        </w:rPr>
        <w:t xml:space="preserve">It is visible only when viewed head-on at about a </w:t>
      </w:r>
      <w:r w:rsidRPr="009319CF">
        <w:rPr>
          <w:rFonts w:ascii="Times New Roman" w:hAnsi="Times New Roman"/>
          <w:color w:val="000000"/>
          <w:shd w:val="clear" w:color="auto" w:fill="FFFFFF"/>
        </w:rPr>
        <w:t>30-degree</w:t>
      </w:r>
      <w:r w:rsidR="007407F4" w:rsidRPr="009319CF">
        <w:rPr>
          <w:rFonts w:ascii="Times New Roman" w:hAnsi="Times New Roman"/>
          <w:color w:val="000000"/>
          <w:shd w:val="clear" w:color="auto" w:fill="FFFFFF"/>
        </w:rPr>
        <w:t xml:space="preserve"> angle to the horizontal. It "disappears" from view at other angles. This angularity provides an image that is difficult to copy and does not interfere with </w:t>
      </w:r>
      <w:r w:rsidR="007E357D" w:rsidRPr="009319CF">
        <w:rPr>
          <w:rFonts w:ascii="Times New Roman" w:hAnsi="Times New Roman"/>
          <w:color w:val="000000"/>
          <w:shd w:val="clear" w:color="auto" w:fill="FFFFFF"/>
        </w:rPr>
        <w:t xml:space="preserve">decal </w:t>
      </w:r>
      <w:r w:rsidR="007407F4" w:rsidRPr="009319CF">
        <w:rPr>
          <w:rFonts w:ascii="Times New Roman" w:hAnsi="Times New Roman"/>
          <w:color w:val="000000"/>
          <w:shd w:val="clear" w:color="auto" w:fill="FFFFFF"/>
        </w:rPr>
        <w:t>legibility.</w:t>
      </w:r>
      <w:r w:rsidR="007407F4" w:rsidRPr="645E4ABB">
        <w:rPr>
          <w:rFonts w:ascii="Times New Roman" w:hAnsi="Times New Roman"/>
          <w:color w:val="000000" w:themeColor="text1"/>
        </w:rPr>
        <w:t xml:space="preserve"> </w:t>
      </w:r>
    </w:p>
    <w:p w14:paraId="77615969" w14:textId="77777777" w:rsidR="007407F4" w:rsidRPr="009319CF" w:rsidRDefault="007407F4" w:rsidP="008F2180">
      <w:pPr>
        <w:ind w:left="360"/>
        <w:rPr>
          <w:rFonts w:ascii="Times New Roman" w:hAnsi="Times New Roman"/>
          <w:color w:val="000000"/>
          <w:shd w:val="clear" w:color="auto" w:fill="FFFFFF"/>
        </w:rPr>
      </w:pPr>
    </w:p>
    <w:p w14:paraId="6CAFFAB7" w14:textId="7CCDA8F1" w:rsidR="007407F4" w:rsidRDefault="008528E6" w:rsidP="008F2180">
      <w:pPr>
        <w:ind w:left="360"/>
        <w:rPr>
          <w:rFonts w:ascii="Times New Roman" w:hAnsi="Times New Roman"/>
        </w:rPr>
      </w:pPr>
      <w:r w:rsidRPr="009319CF">
        <w:rPr>
          <w:rFonts w:ascii="Times New Roman" w:hAnsi="Times New Roman"/>
        </w:rPr>
        <w:t>T</w:t>
      </w:r>
      <w:r w:rsidR="007407F4" w:rsidRPr="009319CF">
        <w:rPr>
          <w:rFonts w:ascii="Times New Roman" w:hAnsi="Times New Roman"/>
        </w:rPr>
        <w:t xml:space="preserve">he marks must be readily discernible when viewed under diffuse daylight conditions at </w:t>
      </w:r>
      <w:proofErr w:type="gramStart"/>
      <w:r w:rsidR="007407F4" w:rsidRPr="009319CF">
        <w:rPr>
          <w:rFonts w:ascii="Times New Roman" w:hAnsi="Times New Roman"/>
        </w:rPr>
        <w:t>a distance of 1.8</w:t>
      </w:r>
      <w:proofErr w:type="gramEnd"/>
      <w:r w:rsidR="007407F4" w:rsidRPr="009319CF">
        <w:rPr>
          <w:rFonts w:ascii="Times New Roman" w:hAnsi="Times New Roman"/>
        </w:rPr>
        <w:t xml:space="preserve"> m (6 ft). When a sample is held at 0.6 m (2 ft) from the eyes and viewed by the light of a standard 'D' cell flashlight held between the eyes at nose level, the sec</w:t>
      </w:r>
      <w:r w:rsidRPr="009319CF">
        <w:rPr>
          <w:rFonts w:ascii="Times New Roman" w:hAnsi="Times New Roman"/>
        </w:rPr>
        <w:t xml:space="preserve">urity marks must be discernible.  </w:t>
      </w:r>
      <w:r w:rsidR="007407F4" w:rsidRPr="009319CF">
        <w:rPr>
          <w:rFonts w:ascii="Times New Roman" w:hAnsi="Times New Roman"/>
        </w:rPr>
        <w:t xml:space="preserve">Security markings must not be reproducible in other finished reflective sheeting without destruction of their reflective properties. Security markings must not be removable by chemical or physical means from the face of a finished validation sticker, applied or unapplied, without causing irreparable damage of the reflective properties. </w:t>
      </w:r>
    </w:p>
    <w:p w14:paraId="78D71F15" w14:textId="77777777" w:rsidR="008F2180" w:rsidRPr="009319CF" w:rsidRDefault="008F2180" w:rsidP="008F2180">
      <w:pPr>
        <w:ind w:left="360"/>
        <w:rPr>
          <w:rFonts w:ascii="Times New Roman" w:hAnsi="Times New Roman"/>
        </w:rPr>
      </w:pPr>
    </w:p>
    <w:p w14:paraId="36323C23" w14:textId="0C80F06C" w:rsidR="008528E6" w:rsidRDefault="008528E6" w:rsidP="00CE73B6">
      <w:pPr>
        <w:ind w:left="360"/>
        <w:rPr>
          <w:rFonts w:ascii="Times New Roman" w:hAnsi="Times New Roman"/>
        </w:rPr>
      </w:pPr>
    </w:p>
    <w:p w14:paraId="49940D8A" w14:textId="0F21E0F2" w:rsidR="009319CF" w:rsidRPr="009319CF" w:rsidRDefault="009319CF" w:rsidP="008F2180">
      <w:pPr>
        <w:pStyle w:val="ListParagraph"/>
        <w:numPr>
          <w:ilvl w:val="0"/>
          <w:numId w:val="5"/>
        </w:numPr>
        <w:spacing w:after="120"/>
        <w:ind w:left="360"/>
        <w:rPr>
          <w:rFonts w:ascii="Times New Roman" w:hAnsi="Times New Roman"/>
          <w:b/>
          <w:bCs/>
        </w:rPr>
      </w:pPr>
      <w:r w:rsidRPr="009319CF">
        <w:rPr>
          <w:rFonts w:ascii="Times New Roman" w:hAnsi="Times New Roman"/>
          <w:b/>
          <w:bCs/>
        </w:rPr>
        <w:lastRenderedPageBreak/>
        <w:t>SPECIAL REQUIREMENTS</w:t>
      </w:r>
    </w:p>
    <w:p w14:paraId="4039D5B8" w14:textId="77777777" w:rsidR="008170D0" w:rsidRPr="007407F4" w:rsidRDefault="008170D0" w:rsidP="00CE73B6">
      <w:pPr>
        <w:ind w:left="360"/>
        <w:rPr>
          <w:rFonts w:ascii="Times New Roman" w:hAnsi="Times New Roman"/>
          <w:b/>
        </w:rPr>
      </w:pPr>
      <w:r w:rsidRPr="007407F4">
        <w:rPr>
          <w:rFonts w:ascii="Times New Roman" w:hAnsi="Times New Roman"/>
          <w:b/>
        </w:rPr>
        <w:t>QUANTITY</w:t>
      </w:r>
      <w:r w:rsidR="007E357D">
        <w:rPr>
          <w:rFonts w:ascii="Times New Roman" w:hAnsi="Times New Roman"/>
          <w:b/>
        </w:rPr>
        <w:t xml:space="preserve"> AND PACKAGING REQUIREMENTS</w:t>
      </w:r>
    </w:p>
    <w:p w14:paraId="05C8C6DE" w14:textId="50EC0281" w:rsidR="002552CB" w:rsidRDefault="002552CB" w:rsidP="00CE73B6">
      <w:pPr>
        <w:ind w:left="360"/>
        <w:rPr>
          <w:rFonts w:ascii="Times New Roman" w:hAnsi="Times New Roman"/>
        </w:rPr>
      </w:pPr>
      <w:r w:rsidRPr="00462B60">
        <w:rPr>
          <w:rFonts w:ascii="Times New Roman" w:hAnsi="Times New Roman"/>
        </w:rPr>
        <w:t>24,000</w:t>
      </w:r>
      <w:r>
        <w:rPr>
          <w:rFonts w:ascii="Times New Roman" w:hAnsi="Times New Roman"/>
        </w:rPr>
        <w:t xml:space="preserve"> decals per year to be issued on a total of 84 individual perforated line</w:t>
      </w:r>
      <w:r w:rsidR="0027212A">
        <w:rPr>
          <w:rFonts w:ascii="Times New Roman" w:hAnsi="Times New Roman"/>
        </w:rPr>
        <w:t>r rolls; 2,000 decals per month</w:t>
      </w:r>
      <w:r>
        <w:rPr>
          <w:rFonts w:ascii="Times New Roman" w:hAnsi="Times New Roman"/>
        </w:rPr>
        <w:t xml:space="preserve"> delivered on seven (7) ro</w:t>
      </w:r>
      <w:r w:rsidR="009319CF">
        <w:rPr>
          <w:rFonts w:ascii="Times New Roman" w:hAnsi="Times New Roman"/>
        </w:rPr>
        <w:t>l</w:t>
      </w:r>
      <w:r>
        <w:rPr>
          <w:rFonts w:ascii="Times New Roman" w:hAnsi="Times New Roman"/>
        </w:rPr>
        <w:t xml:space="preserve">ls with the following number sequence: </w:t>
      </w:r>
    </w:p>
    <w:p w14:paraId="0281F005" w14:textId="77777777" w:rsidR="002552CB" w:rsidRPr="00FC2E8B" w:rsidRDefault="002552CB" w:rsidP="00133B1C">
      <w:pPr>
        <w:ind w:firstLine="360"/>
        <w:rPr>
          <w:rFonts w:ascii="Times New Roman" w:hAnsi="Times New Roman"/>
        </w:rPr>
      </w:pPr>
    </w:p>
    <w:p w14:paraId="4DE19A3A" w14:textId="77777777" w:rsidR="002552CB" w:rsidRPr="00FC2E8B" w:rsidRDefault="002552CB" w:rsidP="00133B1C">
      <w:pPr>
        <w:ind w:firstLine="360"/>
        <w:rPr>
          <w:rFonts w:ascii="Times New Roman" w:hAnsi="Times New Roman"/>
        </w:rPr>
      </w:pPr>
      <w:r w:rsidRPr="00FC2E8B">
        <w:rPr>
          <w:rFonts w:ascii="Times New Roman" w:hAnsi="Times New Roman"/>
        </w:rPr>
        <w:t>00001-00100</w:t>
      </w:r>
    </w:p>
    <w:p w14:paraId="62E67591" w14:textId="77777777" w:rsidR="002552CB" w:rsidRPr="00FC2E8B" w:rsidRDefault="002552CB" w:rsidP="00133B1C">
      <w:pPr>
        <w:ind w:firstLine="360"/>
        <w:rPr>
          <w:rFonts w:ascii="Times New Roman" w:hAnsi="Times New Roman"/>
        </w:rPr>
      </w:pPr>
      <w:r w:rsidRPr="00FC2E8B">
        <w:rPr>
          <w:rFonts w:ascii="Times New Roman" w:hAnsi="Times New Roman"/>
        </w:rPr>
        <w:t>00101-00500</w:t>
      </w:r>
    </w:p>
    <w:p w14:paraId="3E392BFE" w14:textId="77777777" w:rsidR="002552CB" w:rsidRPr="00FC2E8B" w:rsidRDefault="002552CB" w:rsidP="00133B1C">
      <w:pPr>
        <w:ind w:firstLine="360"/>
        <w:rPr>
          <w:rFonts w:ascii="Times New Roman" w:hAnsi="Times New Roman"/>
        </w:rPr>
      </w:pPr>
      <w:r w:rsidRPr="00FC2E8B">
        <w:rPr>
          <w:rFonts w:ascii="Times New Roman" w:hAnsi="Times New Roman"/>
        </w:rPr>
        <w:t>00501-00600</w:t>
      </w:r>
    </w:p>
    <w:p w14:paraId="325993D4" w14:textId="77777777" w:rsidR="002552CB" w:rsidRPr="00FC2E8B" w:rsidRDefault="002552CB" w:rsidP="00133B1C">
      <w:pPr>
        <w:ind w:firstLine="360"/>
        <w:rPr>
          <w:rFonts w:ascii="Times New Roman" w:hAnsi="Times New Roman"/>
        </w:rPr>
      </w:pPr>
      <w:r w:rsidRPr="00FC2E8B">
        <w:rPr>
          <w:rFonts w:ascii="Times New Roman" w:hAnsi="Times New Roman"/>
        </w:rPr>
        <w:t>00601-00700</w:t>
      </w:r>
    </w:p>
    <w:p w14:paraId="3188FCB7" w14:textId="77777777" w:rsidR="002552CB" w:rsidRPr="00FC2E8B" w:rsidRDefault="002552CB" w:rsidP="00133B1C">
      <w:pPr>
        <w:ind w:firstLine="360"/>
        <w:rPr>
          <w:rFonts w:ascii="Times New Roman" w:hAnsi="Times New Roman"/>
        </w:rPr>
      </w:pPr>
      <w:r w:rsidRPr="00FC2E8B">
        <w:rPr>
          <w:rFonts w:ascii="Times New Roman" w:hAnsi="Times New Roman"/>
        </w:rPr>
        <w:t>00701-00800</w:t>
      </w:r>
    </w:p>
    <w:p w14:paraId="6F53C401" w14:textId="77777777" w:rsidR="002552CB" w:rsidRPr="00FC2E8B" w:rsidRDefault="002552CB" w:rsidP="00133B1C">
      <w:pPr>
        <w:ind w:firstLine="360"/>
        <w:rPr>
          <w:rFonts w:ascii="Times New Roman" w:hAnsi="Times New Roman"/>
        </w:rPr>
      </w:pPr>
      <w:r w:rsidRPr="00FC2E8B">
        <w:rPr>
          <w:rFonts w:ascii="Times New Roman" w:hAnsi="Times New Roman"/>
        </w:rPr>
        <w:t>00801-00900</w:t>
      </w:r>
    </w:p>
    <w:p w14:paraId="7B935E29" w14:textId="77777777" w:rsidR="002552CB" w:rsidRPr="00FC2E8B" w:rsidRDefault="002552CB" w:rsidP="00133B1C">
      <w:pPr>
        <w:ind w:firstLine="360"/>
        <w:rPr>
          <w:rFonts w:ascii="Times New Roman" w:hAnsi="Times New Roman"/>
        </w:rPr>
      </w:pPr>
      <w:r w:rsidRPr="00FC2E8B">
        <w:rPr>
          <w:rFonts w:ascii="Times New Roman" w:hAnsi="Times New Roman"/>
        </w:rPr>
        <w:t>00901-02000</w:t>
      </w:r>
    </w:p>
    <w:p w14:paraId="5F903837" w14:textId="77777777" w:rsidR="002552CB" w:rsidRDefault="002552CB" w:rsidP="00133B1C">
      <w:pPr>
        <w:ind w:firstLine="360"/>
        <w:rPr>
          <w:rFonts w:ascii="Times New Roman" w:hAnsi="Times New Roman"/>
        </w:rPr>
      </w:pPr>
    </w:p>
    <w:p w14:paraId="3AC9706B" w14:textId="77777777" w:rsidR="007407F4" w:rsidRDefault="00E54CEF" w:rsidP="00133B1C">
      <w:pPr>
        <w:ind w:firstLine="360"/>
        <w:rPr>
          <w:rFonts w:ascii="Times New Roman" w:hAnsi="Times New Roman"/>
          <w:b/>
        </w:rPr>
      </w:pPr>
      <w:r>
        <w:rPr>
          <w:rFonts w:ascii="Times New Roman" w:hAnsi="Times New Roman"/>
          <w:b/>
        </w:rPr>
        <w:t xml:space="preserve">ORDER, </w:t>
      </w:r>
      <w:r w:rsidR="00486DBD">
        <w:rPr>
          <w:rFonts w:ascii="Times New Roman" w:hAnsi="Times New Roman"/>
          <w:b/>
        </w:rPr>
        <w:t>PACKAGING</w:t>
      </w:r>
      <w:r w:rsidR="008170D0" w:rsidRPr="007407F4">
        <w:rPr>
          <w:rFonts w:ascii="Times New Roman" w:hAnsi="Times New Roman"/>
          <w:b/>
        </w:rPr>
        <w:t xml:space="preserve"> AND DELIVERY</w:t>
      </w:r>
    </w:p>
    <w:p w14:paraId="5CEA9BED" w14:textId="51C50166" w:rsidR="0074211F" w:rsidRDefault="00FD5F6C" w:rsidP="009319CF">
      <w:pPr>
        <w:ind w:left="360"/>
        <w:rPr>
          <w:rFonts w:ascii="Times New Roman" w:hAnsi="Times New Roman"/>
        </w:rPr>
      </w:pPr>
      <w:r>
        <w:rPr>
          <w:rFonts w:ascii="Times New Roman" w:hAnsi="Times New Roman"/>
        </w:rPr>
        <w:t xml:space="preserve">The initial delivery is due no </w:t>
      </w:r>
      <w:r w:rsidR="000B167B">
        <w:rPr>
          <w:rFonts w:ascii="Times New Roman" w:hAnsi="Times New Roman"/>
        </w:rPr>
        <w:t xml:space="preserve">later </w:t>
      </w:r>
      <w:r w:rsidR="009319CF">
        <w:rPr>
          <w:rFonts w:ascii="Times New Roman" w:hAnsi="Times New Roman"/>
        </w:rPr>
        <w:t>than</w:t>
      </w:r>
      <w:r w:rsidR="00916371">
        <w:rPr>
          <w:rFonts w:ascii="Times New Roman" w:hAnsi="Times New Roman"/>
        </w:rPr>
        <w:t xml:space="preserve"> January 8, 2027</w:t>
      </w:r>
      <w:ins w:id="9" w:author="Smith, Jacqueline T" w:date="2026-10-07T09:40:00Z" w16du:dateUtc="2026-10-07T14:40:00Z">
        <w:r w:rsidR="006956F7">
          <w:rPr>
            <w:rFonts w:ascii="Times New Roman" w:hAnsi="Times New Roman"/>
          </w:rPr>
          <w:t>,</w:t>
        </w:r>
      </w:ins>
      <w:r w:rsidR="00937F28">
        <w:rPr>
          <w:rFonts w:ascii="Times New Roman" w:hAnsi="Times New Roman"/>
        </w:rPr>
        <w:t xml:space="preserve"> </w:t>
      </w:r>
      <w:r>
        <w:rPr>
          <w:rFonts w:ascii="Times New Roman" w:hAnsi="Times New Roman"/>
        </w:rPr>
        <w:t>and will include a</w:t>
      </w:r>
      <w:r w:rsidR="00486DBD">
        <w:rPr>
          <w:rFonts w:ascii="Times New Roman" w:hAnsi="Times New Roman"/>
        </w:rPr>
        <w:t xml:space="preserve"> </w:t>
      </w:r>
      <w:r w:rsidR="000B167B">
        <w:rPr>
          <w:rFonts w:ascii="Times New Roman" w:hAnsi="Times New Roman"/>
        </w:rPr>
        <w:t xml:space="preserve">complete </w:t>
      </w:r>
      <w:r w:rsidR="00486DBD">
        <w:rPr>
          <w:rFonts w:ascii="Times New Roman" w:hAnsi="Times New Roman"/>
        </w:rPr>
        <w:t>shipment of 24</w:t>
      </w:r>
      <w:r w:rsidR="004162BB">
        <w:rPr>
          <w:rFonts w:ascii="Times New Roman" w:hAnsi="Times New Roman"/>
        </w:rPr>
        <w:t>,</w:t>
      </w:r>
      <w:r w:rsidR="00486DBD">
        <w:rPr>
          <w:rFonts w:ascii="Times New Roman" w:hAnsi="Times New Roman"/>
        </w:rPr>
        <w:t>000 decals</w:t>
      </w:r>
      <w:r w:rsidR="00E54CEF">
        <w:rPr>
          <w:rFonts w:ascii="Times New Roman" w:hAnsi="Times New Roman"/>
        </w:rPr>
        <w:t xml:space="preserve"> each displaying the numeric year code “</w:t>
      </w:r>
      <w:r w:rsidR="00916371">
        <w:rPr>
          <w:rFonts w:ascii="Times New Roman" w:hAnsi="Times New Roman"/>
        </w:rPr>
        <w:t>28</w:t>
      </w:r>
      <w:r w:rsidR="00E54CEF">
        <w:rPr>
          <w:rFonts w:ascii="Times New Roman" w:hAnsi="Times New Roman"/>
        </w:rPr>
        <w:t>” (20</w:t>
      </w:r>
      <w:r w:rsidR="00F67701">
        <w:rPr>
          <w:rFonts w:ascii="Times New Roman" w:hAnsi="Times New Roman"/>
        </w:rPr>
        <w:t>2</w:t>
      </w:r>
      <w:r w:rsidR="00E54CEF">
        <w:rPr>
          <w:rFonts w:ascii="Times New Roman" w:hAnsi="Times New Roman"/>
        </w:rPr>
        <w:t>)</w:t>
      </w:r>
      <w:r w:rsidR="00486DBD">
        <w:rPr>
          <w:rFonts w:ascii="Times New Roman" w:hAnsi="Times New Roman"/>
        </w:rPr>
        <w:t xml:space="preserve"> </w:t>
      </w:r>
      <w:r w:rsidR="004162BB">
        <w:rPr>
          <w:rFonts w:ascii="Times New Roman" w:hAnsi="Times New Roman"/>
        </w:rPr>
        <w:t>contained on</w:t>
      </w:r>
      <w:r w:rsidR="00937F28">
        <w:rPr>
          <w:rFonts w:ascii="Times New Roman" w:hAnsi="Times New Roman"/>
        </w:rPr>
        <w:t xml:space="preserve"> </w:t>
      </w:r>
      <w:r w:rsidR="0068209F">
        <w:rPr>
          <w:rFonts w:ascii="Times New Roman" w:hAnsi="Times New Roman"/>
        </w:rPr>
        <w:t xml:space="preserve">84 </w:t>
      </w:r>
      <w:r w:rsidR="000B167B">
        <w:rPr>
          <w:rFonts w:ascii="Times New Roman" w:hAnsi="Times New Roman"/>
        </w:rPr>
        <w:t xml:space="preserve">individual rolls </w:t>
      </w:r>
      <w:r w:rsidR="004162BB">
        <w:rPr>
          <w:rFonts w:ascii="Times New Roman" w:hAnsi="Times New Roman"/>
        </w:rPr>
        <w:t xml:space="preserve">of </w:t>
      </w:r>
      <w:r w:rsidR="00237E82">
        <w:rPr>
          <w:rFonts w:ascii="Times New Roman" w:hAnsi="Times New Roman"/>
        </w:rPr>
        <w:t xml:space="preserve">perforated, </w:t>
      </w:r>
      <w:r w:rsidR="001D2614">
        <w:rPr>
          <w:rFonts w:ascii="Times New Roman" w:hAnsi="Times New Roman"/>
        </w:rPr>
        <w:t>flexible</w:t>
      </w:r>
      <w:r w:rsidR="008528E6">
        <w:rPr>
          <w:rFonts w:ascii="Times New Roman" w:hAnsi="Times New Roman"/>
        </w:rPr>
        <w:t>, liner</w:t>
      </w:r>
      <w:r w:rsidR="001D2614">
        <w:rPr>
          <w:rFonts w:ascii="Times New Roman" w:hAnsi="Times New Roman"/>
        </w:rPr>
        <w:t xml:space="preserve"> </w:t>
      </w:r>
      <w:r w:rsidR="007C309C">
        <w:rPr>
          <w:rFonts w:ascii="Times New Roman" w:hAnsi="Times New Roman"/>
        </w:rPr>
        <w:t>rolls</w:t>
      </w:r>
      <w:r w:rsidR="001D2614">
        <w:rPr>
          <w:rFonts w:ascii="Times New Roman" w:hAnsi="Times New Roman"/>
        </w:rPr>
        <w:t xml:space="preserve"> </w:t>
      </w:r>
      <w:r w:rsidR="00380151">
        <w:rPr>
          <w:rFonts w:ascii="Times New Roman" w:hAnsi="Times New Roman"/>
        </w:rPr>
        <w:t>to allow for easy peel-away</w:t>
      </w:r>
      <w:r w:rsidR="00BE555D">
        <w:rPr>
          <w:rFonts w:ascii="Times New Roman" w:hAnsi="Times New Roman"/>
        </w:rPr>
        <w:t xml:space="preserve"> of each</w:t>
      </w:r>
      <w:r w:rsidR="001D2614">
        <w:rPr>
          <w:rFonts w:ascii="Times New Roman" w:hAnsi="Times New Roman"/>
        </w:rPr>
        <w:t xml:space="preserve"> decal</w:t>
      </w:r>
      <w:r w:rsidR="00380151">
        <w:rPr>
          <w:rFonts w:ascii="Times New Roman" w:hAnsi="Times New Roman"/>
        </w:rPr>
        <w:t>.  The decals must be visible on the outside o</w:t>
      </w:r>
      <w:r w:rsidR="00A34892">
        <w:rPr>
          <w:rFonts w:ascii="Times New Roman" w:hAnsi="Times New Roman"/>
        </w:rPr>
        <w:t xml:space="preserve">f the roll.  The first reachable decal on each roll must display the lowest numeric </w:t>
      </w:r>
      <w:r w:rsidR="00937F28">
        <w:rPr>
          <w:rFonts w:ascii="Times New Roman" w:hAnsi="Times New Roman"/>
        </w:rPr>
        <w:t>code (000</w:t>
      </w:r>
      <w:r w:rsidR="00E54CEF">
        <w:rPr>
          <w:rFonts w:ascii="Times New Roman" w:hAnsi="Times New Roman"/>
        </w:rPr>
        <w:t>0</w:t>
      </w:r>
      <w:r w:rsidR="00937F28">
        <w:rPr>
          <w:rFonts w:ascii="Times New Roman" w:hAnsi="Times New Roman"/>
        </w:rPr>
        <w:t>1, 0</w:t>
      </w:r>
      <w:r w:rsidR="00E54CEF">
        <w:rPr>
          <w:rFonts w:ascii="Times New Roman" w:hAnsi="Times New Roman"/>
        </w:rPr>
        <w:t>0</w:t>
      </w:r>
      <w:r w:rsidR="0068209F">
        <w:rPr>
          <w:rFonts w:ascii="Times New Roman" w:hAnsi="Times New Roman"/>
        </w:rPr>
        <w:t>1</w:t>
      </w:r>
      <w:r w:rsidR="00937F28">
        <w:rPr>
          <w:rFonts w:ascii="Times New Roman" w:hAnsi="Times New Roman"/>
        </w:rPr>
        <w:t>0</w:t>
      </w:r>
      <w:r w:rsidR="003D4897">
        <w:rPr>
          <w:rFonts w:ascii="Times New Roman" w:hAnsi="Times New Roman"/>
        </w:rPr>
        <w:t>1</w:t>
      </w:r>
      <w:r w:rsidR="00937F28">
        <w:rPr>
          <w:rFonts w:ascii="Times New Roman" w:hAnsi="Times New Roman"/>
        </w:rPr>
        <w:t xml:space="preserve">, </w:t>
      </w:r>
      <w:r w:rsidR="0068209F">
        <w:rPr>
          <w:rFonts w:ascii="Times New Roman" w:hAnsi="Times New Roman"/>
        </w:rPr>
        <w:t>00501, 00601, 00701, 00801</w:t>
      </w:r>
      <w:r w:rsidR="003C415B">
        <w:rPr>
          <w:rFonts w:ascii="Times New Roman" w:hAnsi="Times New Roman"/>
        </w:rPr>
        <w:t>,</w:t>
      </w:r>
      <w:r w:rsidR="00931F3C">
        <w:rPr>
          <w:rFonts w:ascii="Times New Roman" w:hAnsi="Times New Roman"/>
        </w:rPr>
        <w:t xml:space="preserve"> </w:t>
      </w:r>
      <w:r w:rsidR="00937F28">
        <w:rPr>
          <w:rFonts w:ascii="Times New Roman" w:hAnsi="Times New Roman"/>
        </w:rPr>
        <w:t>0</w:t>
      </w:r>
      <w:r w:rsidR="0068209F">
        <w:rPr>
          <w:rFonts w:ascii="Times New Roman" w:hAnsi="Times New Roman"/>
        </w:rPr>
        <w:t>09</w:t>
      </w:r>
      <w:r w:rsidR="00937F28">
        <w:rPr>
          <w:rFonts w:ascii="Times New Roman" w:hAnsi="Times New Roman"/>
        </w:rPr>
        <w:t>0</w:t>
      </w:r>
      <w:r w:rsidR="003D4897">
        <w:rPr>
          <w:rFonts w:ascii="Times New Roman" w:hAnsi="Times New Roman"/>
        </w:rPr>
        <w:t>1</w:t>
      </w:r>
      <w:r w:rsidR="00937F28">
        <w:rPr>
          <w:rFonts w:ascii="Times New Roman" w:hAnsi="Times New Roman"/>
        </w:rPr>
        <w:t>)</w:t>
      </w:r>
      <w:r w:rsidR="00A34892">
        <w:rPr>
          <w:rFonts w:ascii="Times New Roman" w:hAnsi="Times New Roman"/>
        </w:rPr>
        <w:t xml:space="preserve"> contained in the roll, while the</w:t>
      </w:r>
      <w:r w:rsidR="00E54CEF">
        <w:rPr>
          <w:rFonts w:ascii="Times New Roman" w:hAnsi="Times New Roman"/>
        </w:rPr>
        <w:t xml:space="preserve"> </w:t>
      </w:r>
      <w:r w:rsidR="00937F28">
        <w:rPr>
          <w:rFonts w:ascii="Times New Roman" w:hAnsi="Times New Roman"/>
        </w:rPr>
        <w:t>largest numeric code (0</w:t>
      </w:r>
      <w:r w:rsidR="00E54CEF">
        <w:rPr>
          <w:rFonts w:ascii="Times New Roman" w:hAnsi="Times New Roman"/>
        </w:rPr>
        <w:t>0</w:t>
      </w:r>
      <w:r w:rsidR="0068209F">
        <w:rPr>
          <w:rFonts w:ascii="Times New Roman" w:hAnsi="Times New Roman"/>
        </w:rPr>
        <w:t>1</w:t>
      </w:r>
      <w:r w:rsidR="003D4897">
        <w:rPr>
          <w:rFonts w:ascii="Times New Roman" w:hAnsi="Times New Roman"/>
        </w:rPr>
        <w:t>00</w:t>
      </w:r>
      <w:r w:rsidR="00937F28">
        <w:rPr>
          <w:rFonts w:ascii="Times New Roman" w:hAnsi="Times New Roman"/>
        </w:rPr>
        <w:t xml:space="preserve">, </w:t>
      </w:r>
      <w:r w:rsidR="0068209F">
        <w:rPr>
          <w:rFonts w:ascii="Times New Roman" w:hAnsi="Times New Roman"/>
        </w:rPr>
        <w:t xml:space="preserve">00500, 00600, 00700, 00800, </w:t>
      </w:r>
      <w:r w:rsidR="00937F28">
        <w:rPr>
          <w:rFonts w:ascii="Times New Roman" w:hAnsi="Times New Roman"/>
        </w:rPr>
        <w:t>0</w:t>
      </w:r>
      <w:r w:rsidR="0068209F">
        <w:rPr>
          <w:rFonts w:ascii="Times New Roman" w:hAnsi="Times New Roman"/>
        </w:rPr>
        <w:t>09</w:t>
      </w:r>
      <w:r w:rsidR="003D4897">
        <w:rPr>
          <w:rFonts w:ascii="Times New Roman" w:hAnsi="Times New Roman"/>
        </w:rPr>
        <w:t xml:space="preserve">00, </w:t>
      </w:r>
      <w:r w:rsidR="00E54CEF">
        <w:rPr>
          <w:rFonts w:ascii="Times New Roman" w:hAnsi="Times New Roman"/>
        </w:rPr>
        <w:t>02000</w:t>
      </w:r>
      <w:r w:rsidR="00937F28">
        <w:rPr>
          <w:rFonts w:ascii="Times New Roman" w:hAnsi="Times New Roman"/>
        </w:rPr>
        <w:t>)</w:t>
      </w:r>
      <w:r w:rsidR="007C309C">
        <w:rPr>
          <w:rFonts w:ascii="Times New Roman" w:hAnsi="Times New Roman"/>
        </w:rPr>
        <w:t xml:space="preserve"> </w:t>
      </w:r>
      <w:r w:rsidR="00A34892">
        <w:rPr>
          <w:rFonts w:ascii="Times New Roman" w:hAnsi="Times New Roman"/>
        </w:rPr>
        <w:t xml:space="preserve">is </w:t>
      </w:r>
      <w:r w:rsidR="00E54CEF">
        <w:rPr>
          <w:rFonts w:ascii="Times New Roman" w:hAnsi="Times New Roman"/>
        </w:rPr>
        <w:t xml:space="preserve">tucked </w:t>
      </w:r>
      <w:r w:rsidR="004162BB">
        <w:rPr>
          <w:rFonts w:ascii="Times New Roman" w:hAnsi="Times New Roman"/>
        </w:rPr>
        <w:t xml:space="preserve">in the </w:t>
      </w:r>
      <w:r w:rsidR="00A34892">
        <w:rPr>
          <w:rFonts w:ascii="Times New Roman" w:hAnsi="Times New Roman"/>
        </w:rPr>
        <w:t>center of the roll</w:t>
      </w:r>
      <w:r w:rsidR="00380151">
        <w:rPr>
          <w:rFonts w:ascii="Times New Roman" w:hAnsi="Times New Roman"/>
        </w:rPr>
        <w:t xml:space="preserve">. </w:t>
      </w:r>
      <w:r w:rsidR="007C309C">
        <w:rPr>
          <w:rFonts w:ascii="Times New Roman" w:hAnsi="Times New Roman"/>
        </w:rPr>
        <w:t>When received, all decals and liners</w:t>
      </w:r>
      <w:r w:rsidR="001D2614" w:rsidRPr="00320F04">
        <w:rPr>
          <w:rFonts w:ascii="Times New Roman" w:hAnsi="Times New Roman"/>
        </w:rPr>
        <w:t xml:space="preserve"> must</w:t>
      </w:r>
      <w:r w:rsidR="00BE555D">
        <w:rPr>
          <w:rFonts w:ascii="Times New Roman" w:hAnsi="Times New Roman"/>
        </w:rPr>
        <w:t xml:space="preserve"> be of uniform size and</w:t>
      </w:r>
      <w:r w:rsidR="001D2614" w:rsidRPr="00320F04">
        <w:rPr>
          <w:rFonts w:ascii="Times New Roman" w:hAnsi="Times New Roman"/>
        </w:rPr>
        <w:t xml:space="preserve"> have no ragged edges, cracks, blisters</w:t>
      </w:r>
      <w:r w:rsidR="009319CF">
        <w:rPr>
          <w:rFonts w:ascii="Times New Roman" w:hAnsi="Times New Roman"/>
        </w:rPr>
        <w:t>,</w:t>
      </w:r>
      <w:r w:rsidR="001D2614" w:rsidRPr="00320F04">
        <w:rPr>
          <w:rFonts w:ascii="Times New Roman" w:hAnsi="Times New Roman"/>
        </w:rPr>
        <w:t xml:space="preserve"> or any foreign materials such as sawdust or flakes and chips of sheeting. </w:t>
      </w:r>
      <w:r w:rsidR="00937F28">
        <w:rPr>
          <w:rFonts w:ascii="Times New Roman" w:hAnsi="Times New Roman"/>
        </w:rPr>
        <w:t xml:space="preserve"> </w:t>
      </w:r>
    </w:p>
    <w:p w14:paraId="2F6CB1E2" w14:textId="77777777" w:rsidR="00D93EBE" w:rsidRDefault="00D93EBE" w:rsidP="00133B1C">
      <w:pPr>
        <w:ind w:firstLine="360"/>
        <w:rPr>
          <w:rFonts w:ascii="Times New Roman" w:hAnsi="Times New Roman"/>
        </w:rPr>
      </w:pPr>
    </w:p>
    <w:p w14:paraId="77F0FC52" w14:textId="1FE41F21" w:rsidR="00D93EBE" w:rsidRDefault="00D93EBE" w:rsidP="009319CF">
      <w:pPr>
        <w:ind w:left="360"/>
        <w:rPr>
          <w:rFonts w:ascii="Times New Roman" w:hAnsi="Times New Roman"/>
        </w:rPr>
      </w:pPr>
      <w:r>
        <w:rPr>
          <w:rFonts w:ascii="Times New Roman" w:hAnsi="Times New Roman"/>
        </w:rPr>
        <w:t xml:space="preserve">Delivery of shipments </w:t>
      </w:r>
      <w:r w:rsidR="001A16D5">
        <w:rPr>
          <w:rFonts w:ascii="Times New Roman" w:hAnsi="Times New Roman"/>
        </w:rPr>
        <w:t xml:space="preserve">in following </w:t>
      </w:r>
      <w:r w:rsidR="00916371">
        <w:rPr>
          <w:rFonts w:ascii="Times New Roman" w:hAnsi="Times New Roman"/>
        </w:rPr>
        <w:t xml:space="preserve">option </w:t>
      </w:r>
      <w:r w:rsidR="001A16D5">
        <w:rPr>
          <w:rFonts w:ascii="Times New Roman" w:hAnsi="Times New Roman"/>
        </w:rPr>
        <w:t>years</w:t>
      </w:r>
      <w:ins w:id="10" w:author="Smith, Jacqueline T" w:date="2026-10-07T09:58:00Z" w16du:dateUtc="2026-10-07T14:58:00Z">
        <w:r w:rsidR="004B3374">
          <w:rPr>
            <w:rFonts w:ascii="Times New Roman" w:hAnsi="Times New Roman"/>
          </w:rPr>
          <w:t xml:space="preserve"> </w:t>
        </w:r>
      </w:ins>
      <w:r w:rsidR="00916371">
        <w:rPr>
          <w:rFonts w:ascii="Times New Roman" w:hAnsi="Times New Roman"/>
        </w:rPr>
        <w:t>(OY)</w:t>
      </w:r>
      <w:r w:rsidR="001A16D5">
        <w:rPr>
          <w:rFonts w:ascii="Times New Roman" w:hAnsi="Times New Roman"/>
        </w:rPr>
        <w:t xml:space="preserve">, if the option to renew is </w:t>
      </w:r>
      <w:r w:rsidR="00916371">
        <w:rPr>
          <w:rFonts w:ascii="Times New Roman" w:hAnsi="Times New Roman"/>
        </w:rPr>
        <w:t>contemplated to be exercised</w:t>
      </w:r>
      <w:r w:rsidR="001A16D5">
        <w:rPr>
          <w:rFonts w:ascii="Times New Roman" w:hAnsi="Times New Roman"/>
        </w:rPr>
        <w:t xml:space="preserve">, </w:t>
      </w:r>
      <w:r w:rsidR="00916371">
        <w:rPr>
          <w:rFonts w:ascii="Times New Roman" w:hAnsi="Times New Roman"/>
        </w:rPr>
        <w:t>are</w:t>
      </w:r>
      <w:ins w:id="11" w:author="Smith, Jacqueline T" w:date="2026-10-07T09:56:00Z" w16du:dateUtc="2026-10-07T14:56:00Z">
        <w:r w:rsidR="0054107A">
          <w:rPr>
            <w:rFonts w:ascii="Times New Roman" w:hAnsi="Times New Roman"/>
          </w:rPr>
          <w:t xml:space="preserve"> </w:t>
        </w:r>
      </w:ins>
      <w:r w:rsidR="001A16D5">
        <w:rPr>
          <w:rFonts w:ascii="Times New Roman" w:hAnsi="Times New Roman"/>
        </w:rPr>
        <w:t>due no later than July 31</w:t>
      </w:r>
      <w:r w:rsidR="00317B1D">
        <w:rPr>
          <w:rFonts w:ascii="Times New Roman" w:hAnsi="Times New Roman"/>
        </w:rPr>
        <w:t>st</w:t>
      </w:r>
      <w:r w:rsidR="001A16D5">
        <w:rPr>
          <w:rFonts w:ascii="Times New Roman" w:hAnsi="Times New Roman"/>
        </w:rPr>
        <w:t xml:space="preserve"> of </w:t>
      </w:r>
      <w:r w:rsidR="00317B1D">
        <w:rPr>
          <w:rFonts w:ascii="Times New Roman" w:hAnsi="Times New Roman"/>
        </w:rPr>
        <w:t>each</w:t>
      </w:r>
      <w:r w:rsidR="001A16D5">
        <w:rPr>
          <w:rFonts w:ascii="Times New Roman" w:hAnsi="Times New Roman"/>
        </w:rPr>
        <w:t xml:space="preserve"> year.</w:t>
      </w:r>
      <w:r w:rsidR="00916371">
        <w:rPr>
          <w:rFonts w:ascii="Times New Roman" w:hAnsi="Times New Roman"/>
        </w:rPr>
        <w:t xml:space="preserve"> A detailed delivery schedule is provided below in section 10.</w:t>
      </w:r>
    </w:p>
    <w:p w14:paraId="730CD218" w14:textId="77777777" w:rsidR="0074211F" w:rsidRDefault="0074211F" w:rsidP="006D61A0">
      <w:pPr>
        <w:rPr>
          <w:rFonts w:ascii="Times New Roman" w:hAnsi="Times New Roman"/>
        </w:rPr>
      </w:pPr>
    </w:p>
    <w:p w14:paraId="15E7BBB8" w14:textId="2E9FB2CE" w:rsidR="009A39B9" w:rsidRDefault="009A39B9" w:rsidP="009A39B9">
      <w:pPr>
        <w:pStyle w:val="ListParagraph"/>
        <w:numPr>
          <w:ilvl w:val="0"/>
          <w:numId w:val="5"/>
        </w:numPr>
        <w:spacing w:after="200"/>
        <w:ind w:left="360"/>
        <w:rPr>
          <w:rFonts w:ascii="Times New Roman" w:hAnsi="Times New Roman"/>
          <w:b/>
          <w:bCs/>
        </w:rPr>
      </w:pPr>
      <w:r>
        <w:rPr>
          <w:rFonts w:ascii="Times New Roman" w:hAnsi="Times New Roman"/>
          <w:b/>
          <w:bCs/>
        </w:rPr>
        <w:t>QU</w:t>
      </w:r>
      <w:r w:rsidR="001B1BB0">
        <w:rPr>
          <w:rFonts w:ascii="Times New Roman" w:hAnsi="Times New Roman"/>
          <w:b/>
          <w:bCs/>
        </w:rPr>
        <w:t>A</w:t>
      </w:r>
      <w:r>
        <w:rPr>
          <w:rFonts w:ascii="Times New Roman" w:hAnsi="Times New Roman"/>
          <w:b/>
          <w:bCs/>
        </w:rPr>
        <w:t>LITY ASSURANCE SURVEILLANCE PLAN</w:t>
      </w:r>
    </w:p>
    <w:p w14:paraId="76193684" w14:textId="25BFD0E1" w:rsidR="009A39B9" w:rsidRDefault="009A39B9" w:rsidP="009A39B9">
      <w:pPr>
        <w:pStyle w:val="ListParagraph"/>
        <w:ind w:left="360"/>
        <w:rPr>
          <w:rFonts w:ascii="Times New Roman" w:hAnsi="Times New Roman"/>
        </w:rPr>
      </w:pPr>
      <w:r w:rsidRPr="007F7D07">
        <w:rPr>
          <w:rFonts w:ascii="Times New Roman" w:hAnsi="Times New Roman"/>
        </w:rPr>
        <w:t>The contractor</w:t>
      </w:r>
      <w:r>
        <w:rPr>
          <w:rFonts w:ascii="Times New Roman" w:hAnsi="Times New Roman"/>
        </w:rPr>
        <w:t>’s</w:t>
      </w:r>
      <w:r w:rsidRPr="007F7D07">
        <w:rPr>
          <w:rFonts w:ascii="Times New Roman" w:hAnsi="Times New Roman"/>
        </w:rPr>
        <w:t xml:space="preserve"> performance will be evaluated on the timeliness of delivery and the quality of the </w:t>
      </w:r>
      <w:r>
        <w:rPr>
          <w:rFonts w:ascii="Times New Roman" w:hAnsi="Times New Roman"/>
        </w:rPr>
        <w:t>decals</w:t>
      </w:r>
      <w:r w:rsidRPr="007F7D07">
        <w:rPr>
          <w:rFonts w:ascii="Times New Roman" w:hAnsi="Times New Roman"/>
        </w:rPr>
        <w:t xml:space="preserve"> produced.  </w:t>
      </w:r>
      <w:r>
        <w:rPr>
          <w:rFonts w:ascii="Times New Roman" w:hAnsi="Times New Roman"/>
        </w:rPr>
        <w:t>Decal</w:t>
      </w:r>
      <w:r w:rsidRPr="007F7D07">
        <w:rPr>
          <w:rFonts w:ascii="Times New Roman" w:hAnsi="Times New Roman"/>
        </w:rPr>
        <w:t xml:space="preserve"> quality will be at the highest level of commercial </w:t>
      </w:r>
      <w:r>
        <w:rPr>
          <w:rFonts w:ascii="Times New Roman" w:hAnsi="Times New Roman"/>
        </w:rPr>
        <w:t>decals</w:t>
      </w:r>
      <w:r w:rsidRPr="007F7D07">
        <w:rPr>
          <w:rFonts w:ascii="Times New Roman" w:hAnsi="Times New Roman"/>
        </w:rPr>
        <w:t>.</w:t>
      </w:r>
      <w:r>
        <w:rPr>
          <w:rFonts w:ascii="Times New Roman" w:hAnsi="Times New Roman"/>
        </w:rPr>
        <w:t xml:space="preserve">  </w:t>
      </w:r>
      <w:r w:rsidRPr="003072A3">
        <w:rPr>
          <w:rFonts w:ascii="Times New Roman" w:hAnsi="Times New Roman"/>
        </w:rPr>
        <w:t>Performance measures will be monitored continuously by the contractor for compliance.</w:t>
      </w:r>
    </w:p>
    <w:p w14:paraId="51047505" w14:textId="77777777" w:rsidR="009A39B9" w:rsidRDefault="009A39B9" w:rsidP="009A39B9">
      <w:pPr>
        <w:pStyle w:val="ListParagraph"/>
        <w:ind w:left="360"/>
        <w:rPr>
          <w:rFonts w:ascii="Times New Roman" w:hAnsi="Times New Roman"/>
        </w:rPr>
      </w:pPr>
    </w:p>
    <w:p w14:paraId="330A1988" w14:textId="77777777" w:rsidR="009A39B9" w:rsidRDefault="009A39B9" w:rsidP="009A39B9">
      <w:pPr>
        <w:pStyle w:val="ListParagraph"/>
        <w:numPr>
          <w:ilvl w:val="0"/>
          <w:numId w:val="5"/>
        </w:numPr>
        <w:spacing w:after="600"/>
        <w:ind w:left="360"/>
        <w:rPr>
          <w:rFonts w:ascii="Times New Roman" w:hAnsi="Times New Roman"/>
          <w:b/>
          <w:bCs/>
        </w:rPr>
      </w:pPr>
      <w:r>
        <w:rPr>
          <w:rFonts w:ascii="Times New Roman" w:hAnsi="Times New Roman"/>
          <w:b/>
          <w:bCs/>
        </w:rPr>
        <w:t>DELIVERABLES</w:t>
      </w:r>
    </w:p>
    <w:tbl>
      <w:tblPr>
        <w:tblStyle w:val="TableGrid"/>
        <w:tblW w:w="9000" w:type="dxa"/>
        <w:tblInd w:w="468" w:type="dxa"/>
        <w:tblLook w:val="04A0" w:firstRow="1" w:lastRow="0" w:firstColumn="1" w:lastColumn="0" w:noHBand="0" w:noVBand="1"/>
      </w:tblPr>
      <w:tblGrid>
        <w:gridCol w:w="2340"/>
        <w:gridCol w:w="6660"/>
      </w:tblGrid>
      <w:tr w:rsidR="009A39B9" w14:paraId="61324DD7" w14:textId="77777777" w:rsidTr="009A39B9">
        <w:tc>
          <w:tcPr>
            <w:tcW w:w="2340" w:type="dxa"/>
          </w:tcPr>
          <w:p w14:paraId="258252A5" w14:textId="77777777" w:rsidR="009A39B9" w:rsidRPr="00E45B28" w:rsidRDefault="009A39B9" w:rsidP="00C60DAB">
            <w:pPr>
              <w:pStyle w:val="ListParagraph"/>
              <w:ind w:left="0"/>
              <w:rPr>
                <w:rFonts w:ascii="Times New Roman" w:hAnsi="Times New Roman" w:cs="Times New Roman"/>
                <w:b/>
                <w:bCs/>
              </w:rPr>
            </w:pPr>
            <w:r w:rsidRPr="00E45B28">
              <w:rPr>
                <w:rFonts w:ascii="Times New Roman" w:hAnsi="Times New Roman" w:cs="Times New Roman"/>
                <w:b/>
                <w:bCs/>
              </w:rPr>
              <w:t>Deliverable</w:t>
            </w:r>
          </w:p>
        </w:tc>
        <w:tc>
          <w:tcPr>
            <w:tcW w:w="6660" w:type="dxa"/>
          </w:tcPr>
          <w:p w14:paraId="13A94E6C" w14:textId="77777777" w:rsidR="009A39B9" w:rsidRPr="00E45B28" w:rsidRDefault="009A39B9" w:rsidP="00C60DAB">
            <w:pPr>
              <w:pStyle w:val="ListParagraph"/>
              <w:ind w:left="0"/>
              <w:rPr>
                <w:rFonts w:ascii="Times New Roman" w:hAnsi="Times New Roman" w:cs="Times New Roman"/>
                <w:b/>
                <w:bCs/>
              </w:rPr>
            </w:pPr>
            <w:r w:rsidRPr="00E45B28">
              <w:rPr>
                <w:rFonts w:ascii="Times New Roman" w:hAnsi="Times New Roman" w:cs="Times New Roman"/>
                <w:b/>
                <w:bCs/>
              </w:rPr>
              <w:t>Timeline</w:t>
            </w:r>
          </w:p>
        </w:tc>
      </w:tr>
      <w:tr w:rsidR="009A39B9" w14:paraId="6088E055" w14:textId="77777777" w:rsidTr="009A39B9">
        <w:tc>
          <w:tcPr>
            <w:tcW w:w="2340" w:type="dxa"/>
          </w:tcPr>
          <w:p w14:paraId="61E10B51" w14:textId="77777777" w:rsidR="009A39B9" w:rsidRDefault="009A39B9" w:rsidP="00C60DAB">
            <w:pPr>
              <w:pStyle w:val="ListParagraph"/>
              <w:ind w:left="0"/>
              <w:rPr>
                <w:rFonts w:ascii="Times New Roman" w:hAnsi="Times New Roman" w:cs="Times New Roman"/>
              </w:rPr>
            </w:pPr>
            <w:r>
              <w:rPr>
                <w:rFonts w:ascii="Times New Roman" w:hAnsi="Times New Roman" w:cs="Times New Roman"/>
              </w:rPr>
              <w:t>Invoicing</w:t>
            </w:r>
          </w:p>
        </w:tc>
        <w:tc>
          <w:tcPr>
            <w:tcW w:w="6660" w:type="dxa"/>
          </w:tcPr>
          <w:p w14:paraId="117C16F1" w14:textId="55C54A1E" w:rsidR="009A39B9" w:rsidRDefault="0018692F" w:rsidP="00C60DAB">
            <w:pPr>
              <w:pStyle w:val="ListParagraph"/>
              <w:ind w:left="0"/>
              <w:rPr>
                <w:rFonts w:ascii="Times New Roman" w:hAnsi="Times New Roman" w:cs="Times New Roman"/>
              </w:rPr>
            </w:pPr>
            <w:r>
              <w:rPr>
                <w:rFonts w:ascii="Times New Roman" w:hAnsi="Times New Roman" w:cs="Times New Roman"/>
              </w:rPr>
              <w:t>Annually</w:t>
            </w:r>
          </w:p>
        </w:tc>
      </w:tr>
      <w:tr w:rsidR="009A39B9" w14:paraId="0B381D94" w14:textId="77777777" w:rsidTr="009A39B9">
        <w:tc>
          <w:tcPr>
            <w:tcW w:w="2340" w:type="dxa"/>
          </w:tcPr>
          <w:p w14:paraId="7E131356" w14:textId="1E2DC85B" w:rsidR="009A39B9" w:rsidRPr="00E84AC5" w:rsidRDefault="009A39B9" w:rsidP="00C60DAB">
            <w:pPr>
              <w:pStyle w:val="ListParagraph"/>
              <w:ind w:left="0"/>
              <w:rPr>
                <w:rFonts w:ascii="Times New Roman" w:hAnsi="Times New Roman" w:cs="Times New Roman"/>
              </w:rPr>
            </w:pPr>
            <w:r w:rsidRPr="00E84AC5">
              <w:rPr>
                <w:rFonts w:ascii="Times New Roman" w:hAnsi="Times New Roman" w:cs="Times New Roman"/>
              </w:rPr>
              <w:t xml:space="preserve">Decals </w:t>
            </w:r>
            <w:r w:rsidR="00E84AC5" w:rsidRPr="00E84AC5">
              <w:rPr>
                <w:rFonts w:ascii="Times New Roman" w:hAnsi="Times New Roman" w:cs="Times New Roman"/>
              </w:rPr>
              <w:t>(base year</w:t>
            </w:r>
          </w:p>
        </w:tc>
        <w:tc>
          <w:tcPr>
            <w:tcW w:w="6660" w:type="dxa"/>
          </w:tcPr>
          <w:p w14:paraId="3CD9D11D" w14:textId="76F2A0E0" w:rsidR="009A39B9" w:rsidRPr="00E84AC5" w:rsidRDefault="00E84AC5" w:rsidP="00C60DAB">
            <w:pPr>
              <w:pStyle w:val="ListParagraph"/>
              <w:ind w:left="0"/>
              <w:rPr>
                <w:rFonts w:ascii="Times New Roman" w:hAnsi="Times New Roman" w:cs="Times New Roman"/>
              </w:rPr>
            </w:pPr>
            <w:r w:rsidRPr="00E84AC5">
              <w:rPr>
                <w:rFonts w:ascii="Times New Roman" w:hAnsi="Times New Roman" w:cs="Times New Roman"/>
              </w:rPr>
              <w:t>January 8, 2027</w:t>
            </w:r>
          </w:p>
        </w:tc>
      </w:tr>
      <w:tr w:rsidR="004B3374" w14:paraId="14919D21" w14:textId="77777777" w:rsidTr="009A39B9">
        <w:tc>
          <w:tcPr>
            <w:tcW w:w="2340" w:type="dxa"/>
          </w:tcPr>
          <w:p w14:paraId="47D73312" w14:textId="1918AA36" w:rsidR="004B3374" w:rsidRPr="00E84AC5" w:rsidRDefault="004B3374" w:rsidP="00C60DAB">
            <w:pPr>
              <w:pStyle w:val="ListParagraph"/>
              <w:ind w:left="0"/>
              <w:rPr>
                <w:rFonts w:ascii="Times New Roman" w:hAnsi="Times New Roman"/>
              </w:rPr>
            </w:pPr>
            <w:r w:rsidRPr="00E84AC5">
              <w:rPr>
                <w:rFonts w:ascii="Times New Roman" w:hAnsi="Times New Roman"/>
              </w:rPr>
              <w:t>Decals (OY I)</w:t>
            </w:r>
          </w:p>
        </w:tc>
        <w:tc>
          <w:tcPr>
            <w:tcW w:w="6660" w:type="dxa"/>
          </w:tcPr>
          <w:p w14:paraId="25CF1627" w14:textId="25CBB9B1" w:rsidR="004B3374" w:rsidRPr="00E84AC5" w:rsidRDefault="0030278A" w:rsidP="00C60DAB">
            <w:pPr>
              <w:pStyle w:val="ListParagraph"/>
              <w:ind w:left="0"/>
              <w:rPr>
                <w:rFonts w:ascii="Times New Roman" w:hAnsi="Times New Roman"/>
              </w:rPr>
            </w:pPr>
            <w:r w:rsidRPr="00E84AC5">
              <w:rPr>
                <w:rFonts w:ascii="Times New Roman" w:hAnsi="Times New Roman"/>
              </w:rPr>
              <w:t>July 31, 2027</w:t>
            </w:r>
          </w:p>
        </w:tc>
      </w:tr>
      <w:tr w:rsidR="0030278A" w14:paraId="30932DD2" w14:textId="77777777" w:rsidTr="009A39B9">
        <w:tc>
          <w:tcPr>
            <w:tcW w:w="2340" w:type="dxa"/>
          </w:tcPr>
          <w:p w14:paraId="5B293645" w14:textId="199A8E5E" w:rsidR="0030278A" w:rsidRPr="00E84AC5" w:rsidRDefault="0030278A" w:rsidP="00C60DAB">
            <w:pPr>
              <w:pStyle w:val="ListParagraph"/>
              <w:ind w:left="0"/>
              <w:rPr>
                <w:rFonts w:ascii="Times New Roman" w:hAnsi="Times New Roman"/>
              </w:rPr>
            </w:pPr>
            <w:r w:rsidRPr="00E84AC5">
              <w:rPr>
                <w:rFonts w:ascii="Times New Roman" w:hAnsi="Times New Roman"/>
              </w:rPr>
              <w:t>Decals (OY II)</w:t>
            </w:r>
          </w:p>
        </w:tc>
        <w:tc>
          <w:tcPr>
            <w:tcW w:w="6660" w:type="dxa"/>
          </w:tcPr>
          <w:p w14:paraId="5713E05D" w14:textId="22C3A36C" w:rsidR="0030278A" w:rsidRPr="00E84AC5" w:rsidRDefault="0030278A" w:rsidP="00C60DAB">
            <w:pPr>
              <w:pStyle w:val="ListParagraph"/>
              <w:ind w:left="0"/>
              <w:rPr>
                <w:rFonts w:ascii="Times New Roman" w:hAnsi="Times New Roman"/>
              </w:rPr>
            </w:pPr>
            <w:r w:rsidRPr="00E84AC5">
              <w:rPr>
                <w:rFonts w:ascii="Times New Roman" w:hAnsi="Times New Roman"/>
              </w:rPr>
              <w:t>July 31, 2028</w:t>
            </w:r>
          </w:p>
        </w:tc>
      </w:tr>
      <w:tr w:rsidR="0030278A" w14:paraId="2F1E6AFD" w14:textId="77777777" w:rsidTr="009A39B9">
        <w:tc>
          <w:tcPr>
            <w:tcW w:w="2340" w:type="dxa"/>
          </w:tcPr>
          <w:p w14:paraId="1C9F09D4" w14:textId="76A51CBD" w:rsidR="0030278A" w:rsidRPr="00E84AC5" w:rsidRDefault="0030278A" w:rsidP="00C60DAB">
            <w:pPr>
              <w:pStyle w:val="ListParagraph"/>
              <w:ind w:left="0"/>
              <w:rPr>
                <w:rFonts w:ascii="Times New Roman" w:hAnsi="Times New Roman"/>
              </w:rPr>
            </w:pPr>
            <w:r w:rsidRPr="00E84AC5">
              <w:rPr>
                <w:rFonts w:ascii="Times New Roman" w:hAnsi="Times New Roman"/>
              </w:rPr>
              <w:t>Decals (OY III)</w:t>
            </w:r>
          </w:p>
        </w:tc>
        <w:tc>
          <w:tcPr>
            <w:tcW w:w="6660" w:type="dxa"/>
          </w:tcPr>
          <w:p w14:paraId="1C48C79C" w14:textId="66012A85" w:rsidR="0030278A" w:rsidRPr="00E84AC5" w:rsidRDefault="0030278A" w:rsidP="00C60DAB">
            <w:pPr>
              <w:pStyle w:val="ListParagraph"/>
              <w:ind w:left="0"/>
              <w:rPr>
                <w:rFonts w:ascii="Times New Roman" w:hAnsi="Times New Roman"/>
              </w:rPr>
            </w:pPr>
            <w:r w:rsidRPr="00E84AC5">
              <w:rPr>
                <w:rFonts w:ascii="Times New Roman" w:hAnsi="Times New Roman"/>
              </w:rPr>
              <w:t>July 31, 2029</w:t>
            </w:r>
          </w:p>
        </w:tc>
      </w:tr>
      <w:tr w:rsidR="0030278A" w14:paraId="5668E99F" w14:textId="77777777" w:rsidTr="009A39B9">
        <w:tc>
          <w:tcPr>
            <w:tcW w:w="2340" w:type="dxa"/>
          </w:tcPr>
          <w:p w14:paraId="46A1E1A3" w14:textId="34F48A56" w:rsidR="0030278A" w:rsidRPr="00E84AC5" w:rsidRDefault="0030278A" w:rsidP="00C60DAB">
            <w:pPr>
              <w:pStyle w:val="ListParagraph"/>
              <w:ind w:left="0"/>
              <w:rPr>
                <w:rFonts w:ascii="Times New Roman" w:hAnsi="Times New Roman"/>
              </w:rPr>
            </w:pPr>
            <w:r w:rsidRPr="00E84AC5">
              <w:rPr>
                <w:rFonts w:ascii="Times New Roman" w:hAnsi="Times New Roman"/>
              </w:rPr>
              <w:t>Decals (OY IV)</w:t>
            </w:r>
          </w:p>
        </w:tc>
        <w:tc>
          <w:tcPr>
            <w:tcW w:w="6660" w:type="dxa"/>
          </w:tcPr>
          <w:p w14:paraId="4B59FDC2" w14:textId="0E3C228B" w:rsidR="0030278A" w:rsidRPr="00E84AC5" w:rsidRDefault="0030278A" w:rsidP="00C60DAB">
            <w:pPr>
              <w:pStyle w:val="ListParagraph"/>
              <w:ind w:left="0"/>
              <w:rPr>
                <w:rFonts w:ascii="Times New Roman" w:hAnsi="Times New Roman"/>
              </w:rPr>
            </w:pPr>
            <w:r w:rsidRPr="00E84AC5">
              <w:rPr>
                <w:rFonts w:ascii="Times New Roman" w:hAnsi="Times New Roman"/>
              </w:rPr>
              <w:t>July 31, 2030</w:t>
            </w:r>
          </w:p>
        </w:tc>
      </w:tr>
    </w:tbl>
    <w:p w14:paraId="02D37AA8" w14:textId="77777777" w:rsidR="009A39B9" w:rsidRDefault="009A39B9" w:rsidP="009A39B9">
      <w:pPr>
        <w:pStyle w:val="ListParagraph"/>
        <w:tabs>
          <w:tab w:val="left" w:pos="360"/>
        </w:tabs>
        <w:ind w:left="0"/>
        <w:rPr>
          <w:rFonts w:ascii="Times New Roman" w:hAnsi="Times New Roman"/>
          <w:b/>
          <w:bCs/>
        </w:rPr>
      </w:pPr>
    </w:p>
    <w:p w14:paraId="061521E0" w14:textId="77777777" w:rsidR="009A39B9" w:rsidRDefault="009A39B9" w:rsidP="009A39B9">
      <w:pPr>
        <w:pStyle w:val="ListParagraph"/>
        <w:numPr>
          <w:ilvl w:val="0"/>
          <w:numId w:val="5"/>
        </w:numPr>
        <w:tabs>
          <w:tab w:val="left" w:pos="360"/>
        </w:tabs>
        <w:spacing w:after="200"/>
        <w:ind w:left="0" w:firstLine="0"/>
        <w:rPr>
          <w:rFonts w:ascii="Times New Roman" w:hAnsi="Times New Roman"/>
          <w:b/>
          <w:bCs/>
        </w:rPr>
      </w:pPr>
      <w:r>
        <w:rPr>
          <w:rFonts w:ascii="Times New Roman" w:hAnsi="Times New Roman"/>
          <w:b/>
          <w:bCs/>
        </w:rPr>
        <w:t>CONTRACTING OFFICER’S REPRESENTATIVE (COR)</w:t>
      </w:r>
    </w:p>
    <w:p w14:paraId="73C1539C" w14:textId="49C9C52A" w:rsidR="009A39B9" w:rsidRDefault="009A39B9" w:rsidP="009A39B9">
      <w:pPr>
        <w:pStyle w:val="ListParagraph"/>
        <w:ind w:left="360"/>
        <w:rPr>
          <w:rFonts w:ascii="Times New Roman" w:hAnsi="Times New Roman"/>
        </w:rPr>
      </w:pPr>
      <w:r w:rsidRPr="00047D93">
        <w:rPr>
          <w:rFonts w:ascii="Times New Roman" w:hAnsi="Times New Roman"/>
        </w:rPr>
        <w:t>The COR for this contract is</w:t>
      </w:r>
      <w:del w:id="12" w:author="Smith, Jacqueline T" w:date="2026-10-07T09:59:00Z" w16du:dateUtc="2026-10-07T14:59:00Z">
        <w:r w:rsidRPr="00047D93" w:rsidDel="00C2592C">
          <w:rPr>
            <w:rFonts w:ascii="Times New Roman" w:hAnsi="Times New Roman"/>
          </w:rPr>
          <w:delText xml:space="preserve"> </w:delText>
        </w:r>
      </w:del>
      <w:ins w:id="13" w:author="Smith, Jacqueline T" w:date="2026-10-07T09:59:00Z" w16du:dateUtc="2026-10-07T14:59:00Z">
        <w:r w:rsidR="00C2592C">
          <w:rPr>
            <w:rFonts w:ascii="Times New Roman" w:hAnsi="Times New Roman"/>
          </w:rPr>
          <w:t xml:space="preserve"> </w:t>
        </w:r>
      </w:ins>
      <w:r w:rsidR="00916371">
        <w:rPr>
          <w:rFonts w:ascii="Times New Roman" w:hAnsi="Times New Roman"/>
        </w:rPr>
        <w:t xml:space="preserve"> Jacqueline Smith</w:t>
      </w:r>
    </w:p>
    <w:p w14:paraId="5AB17236" w14:textId="77777777" w:rsidR="009A39B9" w:rsidRDefault="009A39B9" w:rsidP="009A39B9">
      <w:pPr>
        <w:pStyle w:val="ListParagraph"/>
        <w:ind w:left="360"/>
        <w:rPr>
          <w:rFonts w:ascii="Times New Roman" w:hAnsi="Times New Roman"/>
        </w:rPr>
      </w:pPr>
    </w:p>
    <w:p w14:paraId="6477578F" w14:textId="77777777" w:rsidR="009A39B9" w:rsidRDefault="009A39B9" w:rsidP="009A39B9">
      <w:pPr>
        <w:pStyle w:val="ListParagraph"/>
        <w:numPr>
          <w:ilvl w:val="0"/>
          <w:numId w:val="5"/>
        </w:numPr>
        <w:tabs>
          <w:tab w:val="left" w:pos="360"/>
        </w:tabs>
        <w:spacing w:after="200"/>
        <w:ind w:left="360"/>
        <w:rPr>
          <w:rFonts w:ascii="Times New Roman" w:hAnsi="Times New Roman"/>
          <w:b/>
          <w:bCs/>
        </w:rPr>
      </w:pPr>
      <w:r>
        <w:rPr>
          <w:rFonts w:ascii="Times New Roman" w:hAnsi="Times New Roman"/>
          <w:b/>
          <w:bCs/>
        </w:rPr>
        <w:t>SUBCONTRACTING</w:t>
      </w:r>
    </w:p>
    <w:p w14:paraId="5166EFE6" w14:textId="0CB957AA" w:rsidR="009A39B9" w:rsidRDefault="009A39B9" w:rsidP="009A39B9">
      <w:pPr>
        <w:pStyle w:val="ListParagraph"/>
        <w:tabs>
          <w:tab w:val="left" w:pos="360"/>
        </w:tabs>
        <w:ind w:left="360"/>
        <w:rPr>
          <w:rFonts w:ascii="Times New Roman" w:hAnsi="Times New Roman"/>
        </w:rPr>
      </w:pPr>
      <w:r w:rsidRPr="00047D93">
        <w:rPr>
          <w:rFonts w:ascii="Times New Roman" w:hAnsi="Times New Roman"/>
        </w:rPr>
        <w:lastRenderedPageBreak/>
        <w:t xml:space="preserve">If applicable, the </w:t>
      </w:r>
      <w:r>
        <w:rPr>
          <w:rFonts w:ascii="Times New Roman" w:hAnsi="Times New Roman"/>
        </w:rPr>
        <w:t>c</w:t>
      </w:r>
      <w:r w:rsidRPr="00047D93">
        <w:rPr>
          <w:rFonts w:ascii="Times New Roman" w:hAnsi="Times New Roman"/>
        </w:rPr>
        <w:t xml:space="preserve">ontractor is permitted to partner with a subcontractor to fulfill the requirements of this contract.  Subcontracting agreement shall be submitted to the </w:t>
      </w:r>
      <w:r>
        <w:rPr>
          <w:rFonts w:ascii="Times New Roman" w:hAnsi="Times New Roman"/>
        </w:rPr>
        <w:t>contracting officer</w:t>
      </w:r>
      <w:r w:rsidRPr="00047D93">
        <w:rPr>
          <w:rFonts w:ascii="Times New Roman" w:hAnsi="Times New Roman"/>
        </w:rPr>
        <w:t xml:space="preserve"> for approval.  Prime contractor shall demonstrate that they do 51% of the work in the Statement of Work.</w:t>
      </w:r>
    </w:p>
    <w:p w14:paraId="3D64C46A" w14:textId="77777777" w:rsidR="0018692F" w:rsidRDefault="0018692F" w:rsidP="009A39B9">
      <w:pPr>
        <w:pStyle w:val="ListParagraph"/>
        <w:tabs>
          <w:tab w:val="left" w:pos="360"/>
        </w:tabs>
        <w:ind w:left="360"/>
        <w:rPr>
          <w:rFonts w:ascii="Times New Roman" w:hAnsi="Times New Roman"/>
        </w:rPr>
      </w:pPr>
    </w:p>
    <w:p w14:paraId="3DE42258" w14:textId="77777777" w:rsidR="009A39B9" w:rsidRDefault="009A39B9" w:rsidP="009A39B9">
      <w:pPr>
        <w:pStyle w:val="ListParagraph"/>
        <w:numPr>
          <w:ilvl w:val="0"/>
          <w:numId w:val="5"/>
        </w:numPr>
        <w:tabs>
          <w:tab w:val="left" w:pos="360"/>
        </w:tabs>
        <w:spacing w:after="200"/>
        <w:ind w:left="360"/>
        <w:rPr>
          <w:rFonts w:ascii="Times New Roman" w:hAnsi="Times New Roman"/>
          <w:b/>
          <w:bCs/>
        </w:rPr>
      </w:pPr>
      <w:r>
        <w:rPr>
          <w:rFonts w:ascii="Times New Roman" w:hAnsi="Times New Roman"/>
          <w:b/>
          <w:bCs/>
        </w:rPr>
        <w:t>POINTS OF CONTACT</w:t>
      </w:r>
    </w:p>
    <w:p w14:paraId="74064D07" w14:textId="77777777" w:rsidR="009A39B9" w:rsidRDefault="009A39B9" w:rsidP="009A39B9">
      <w:pPr>
        <w:pStyle w:val="ListParagraph"/>
        <w:tabs>
          <w:tab w:val="left" w:pos="360"/>
        </w:tabs>
        <w:ind w:left="360"/>
        <w:rPr>
          <w:rFonts w:ascii="Times New Roman" w:hAnsi="Times New Roman"/>
        </w:rPr>
      </w:pPr>
      <w:r w:rsidRPr="007F7D07">
        <w:rPr>
          <w:rFonts w:ascii="Times New Roman" w:hAnsi="Times New Roman"/>
        </w:rPr>
        <w:t xml:space="preserve">Contractors submitting proposals shall provide a name and phone number for a </w:t>
      </w:r>
      <w:r>
        <w:rPr>
          <w:rFonts w:ascii="Times New Roman" w:hAnsi="Times New Roman"/>
        </w:rPr>
        <w:t>p</w:t>
      </w:r>
      <w:r w:rsidRPr="007F7D07">
        <w:rPr>
          <w:rFonts w:ascii="Times New Roman" w:hAnsi="Times New Roman"/>
        </w:rPr>
        <w:t xml:space="preserve">oint of </w:t>
      </w:r>
      <w:r>
        <w:rPr>
          <w:rFonts w:ascii="Times New Roman" w:hAnsi="Times New Roman"/>
        </w:rPr>
        <w:t>c</w:t>
      </w:r>
      <w:r w:rsidRPr="007F7D07">
        <w:rPr>
          <w:rFonts w:ascii="Times New Roman" w:hAnsi="Times New Roman"/>
        </w:rPr>
        <w:t>ontact (POC), along with any subcontractor’s POC at time of submission.</w:t>
      </w:r>
    </w:p>
    <w:p w14:paraId="30C5F530" w14:textId="77777777" w:rsidR="009A39B9" w:rsidRDefault="009A39B9" w:rsidP="009A39B9">
      <w:pPr>
        <w:pStyle w:val="ListParagraph"/>
        <w:tabs>
          <w:tab w:val="left" w:pos="360"/>
        </w:tabs>
        <w:ind w:left="360" w:hanging="360"/>
        <w:rPr>
          <w:rFonts w:ascii="Times New Roman" w:hAnsi="Times New Roman"/>
          <w:b/>
          <w:bCs/>
        </w:rPr>
      </w:pPr>
    </w:p>
    <w:p w14:paraId="355BFECA" w14:textId="77777777" w:rsidR="009A39B9" w:rsidRDefault="009A39B9" w:rsidP="009A39B9">
      <w:pPr>
        <w:pStyle w:val="ListParagraph"/>
        <w:numPr>
          <w:ilvl w:val="0"/>
          <w:numId w:val="5"/>
        </w:numPr>
        <w:tabs>
          <w:tab w:val="left" w:pos="360"/>
        </w:tabs>
        <w:spacing w:after="200"/>
        <w:ind w:left="360"/>
        <w:rPr>
          <w:rFonts w:ascii="Times New Roman" w:hAnsi="Times New Roman"/>
          <w:b/>
          <w:bCs/>
        </w:rPr>
      </w:pPr>
      <w:r>
        <w:rPr>
          <w:rFonts w:ascii="Times New Roman" w:hAnsi="Times New Roman"/>
          <w:b/>
          <w:bCs/>
        </w:rPr>
        <w:t>KEY PERSONNEL</w:t>
      </w:r>
    </w:p>
    <w:p w14:paraId="254A68BF" w14:textId="1FBD5F98" w:rsidR="009A39B9" w:rsidRDefault="009A39B9" w:rsidP="009A39B9">
      <w:pPr>
        <w:pStyle w:val="ListParagraph"/>
        <w:tabs>
          <w:tab w:val="left" w:pos="360"/>
        </w:tabs>
        <w:ind w:left="360"/>
        <w:rPr>
          <w:rFonts w:ascii="Times New Roman" w:hAnsi="Times New Roman"/>
        </w:rPr>
      </w:pPr>
      <w:r w:rsidRPr="007F7D07">
        <w:rPr>
          <w:rFonts w:ascii="Times New Roman" w:hAnsi="Times New Roman"/>
        </w:rPr>
        <w:t xml:space="preserve">All employees under this contract shall be considered </w:t>
      </w:r>
      <w:r>
        <w:rPr>
          <w:rFonts w:ascii="Times New Roman" w:hAnsi="Times New Roman"/>
        </w:rPr>
        <w:t>k</w:t>
      </w:r>
      <w:r w:rsidRPr="007F7D07">
        <w:rPr>
          <w:rFonts w:ascii="Times New Roman" w:hAnsi="Times New Roman"/>
        </w:rPr>
        <w:t xml:space="preserve">ey </w:t>
      </w:r>
      <w:r>
        <w:rPr>
          <w:rFonts w:ascii="Times New Roman" w:hAnsi="Times New Roman"/>
        </w:rPr>
        <w:t>p</w:t>
      </w:r>
      <w:r w:rsidRPr="007F7D07">
        <w:rPr>
          <w:rFonts w:ascii="Times New Roman" w:hAnsi="Times New Roman"/>
        </w:rPr>
        <w:t>ersonnel.</w:t>
      </w:r>
    </w:p>
    <w:p w14:paraId="3F08FA9F" w14:textId="77777777" w:rsidR="009A39B9" w:rsidRDefault="009A39B9" w:rsidP="009A39B9">
      <w:pPr>
        <w:pStyle w:val="ListParagraph"/>
        <w:tabs>
          <w:tab w:val="left" w:pos="360"/>
        </w:tabs>
        <w:ind w:left="360"/>
        <w:rPr>
          <w:rFonts w:ascii="Times New Roman" w:hAnsi="Times New Roman"/>
        </w:rPr>
      </w:pPr>
    </w:p>
    <w:p w14:paraId="7A4F5449" w14:textId="335A8629" w:rsidR="00705FAC" w:rsidRDefault="004C089B" w:rsidP="009A39B9">
      <w:pPr>
        <w:rPr>
          <w:rFonts w:ascii="Times New Roman" w:hAnsi="Times New Roman"/>
          <w:b/>
          <w:bCs/>
        </w:rPr>
      </w:pPr>
      <w:r>
        <w:rPr>
          <w:rFonts w:ascii="Times New Roman" w:hAnsi="Times New Roman"/>
          <w:b/>
          <w:bCs/>
        </w:rPr>
        <w:t>Decal Exemplar</w:t>
      </w:r>
      <w:r w:rsidR="0018692F">
        <w:rPr>
          <w:rFonts w:ascii="Times New Roman" w:hAnsi="Times New Roman"/>
          <w:b/>
          <w:bCs/>
        </w:rPr>
        <w:t>:</w:t>
      </w:r>
    </w:p>
    <w:p w14:paraId="7BE5FDDD" w14:textId="44156B58" w:rsidR="0018692F" w:rsidRPr="00320F04" w:rsidRDefault="0018692F" w:rsidP="009A39B9">
      <w:pPr>
        <w:rPr>
          <w:rFonts w:ascii="Times New Roman" w:hAnsi="Times New Roman"/>
        </w:rPr>
      </w:pPr>
      <w:r>
        <w:rPr>
          <w:noProof/>
        </w:rPr>
        <w:drawing>
          <wp:inline distT="0" distB="0" distL="0" distR="0" wp14:anchorId="04C3F0D4" wp14:editId="2734C76D">
            <wp:extent cx="5943600" cy="2552065"/>
            <wp:effectExtent l="19050" t="19050" r="19050" b="19685"/>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pic:cNvPicPr/>
                  </pic:nvPicPr>
                  <pic:blipFill>
                    <a:blip r:embed="rId12"/>
                    <a:stretch>
                      <a:fillRect/>
                    </a:stretch>
                  </pic:blipFill>
                  <pic:spPr>
                    <a:xfrm>
                      <a:off x="0" y="0"/>
                      <a:ext cx="5943600" cy="2552065"/>
                    </a:xfrm>
                    <a:prstGeom prst="rect">
                      <a:avLst/>
                    </a:prstGeom>
                    <a:ln>
                      <a:solidFill>
                        <a:schemeClr val="tx1">
                          <a:lumMod val="95000"/>
                          <a:lumOff val="5000"/>
                        </a:schemeClr>
                      </a:solidFill>
                    </a:ln>
                  </pic:spPr>
                </pic:pic>
              </a:graphicData>
            </a:graphic>
          </wp:inline>
        </w:drawing>
      </w:r>
    </w:p>
    <w:sectPr w:rsidR="0018692F" w:rsidRPr="00320F04" w:rsidSect="00427787">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7A82" w14:textId="77777777" w:rsidR="001862FA" w:rsidRDefault="001862FA" w:rsidP="00951A34">
      <w:r>
        <w:separator/>
      </w:r>
    </w:p>
  </w:endnote>
  <w:endnote w:type="continuationSeparator" w:id="0">
    <w:p w14:paraId="1D20B6F2" w14:textId="77777777" w:rsidR="001862FA" w:rsidRDefault="001862FA" w:rsidP="0095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D2A2B" w14:textId="77777777" w:rsidR="00A34892" w:rsidRDefault="00A34892">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41DE7" w14:textId="77777777" w:rsidR="001862FA" w:rsidRDefault="001862FA" w:rsidP="00951A34">
      <w:r>
        <w:separator/>
      </w:r>
    </w:p>
  </w:footnote>
  <w:footnote w:type="continuationSeparator" w:id="0">
    <w:p w14:paraId="789432F2" w14:textId="77777777" w:rsidR="001862FA" w:rsidRDefault="001862FA" w:rsidP="0095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925" w14:textId="5FCA2E7D" w:rsidR="00AE15D2" w:rsidRPr="00133B1C" w:rsidRDefault="00AE15D2" w:rsidP="00AE15D2">
    <w:pPr>
      <w:pStyle w:val="Header"/>
      <w:rPr>
        <w:rFonts w:ascii="Times New Roman" w:hAnsi="Times New Roman"/>
      </w:rPr>
    </w:pPr>
    <w:r w:rsidRPr="00133B1C">
      <w:rPr>
        <w:rFonts w:ascii="Times New Roman" w:hAnsi="Times New Roman"/>
      </w:rPr>
      <w:t>OFM Decal Contract SOW</w:t>
    </w:r>
    <w:r w:rsidRPr="00133B1C">
      <w:rPr>
        <w:rFonts w:ascii="Times New Roman" w:hAnsi="Times New Roman"/>
      </w:rPr>
      <w:tab/>
    </w:r>
    <w:r w:rsidRPr="00133B1C">
      <w:rPr>
        <w:rFonts w:ascii="Times New Roman" w:hAnsi="Times New Roman"/>
      </w:rPr>
      <w:tab/>
    </w:r>
    <w:r w:rsidR="00916371">
      <w:rPr>
        <w:rFonts w:ascii="Times New Roman" w:hAnsi="Times New Roman"/>
        <w:color w:val="000000" w:themeColor="text1"/>
      </w:rPr>
      <w:t>10/20/2026</w:t>
    </w:r>
  </w:p>
  <w:p w14:paraId="0D742E57" w14:textId="77777777" w:rsidR="00AE15D2" w:rsidRPr="00AE15D2" w:rsidRDefault="00AE15D2" w:rsidP="00AE15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574B"/>
    <w:multiLevelType w:val="hybridMultilevel"/>
    <w:tmpl w:val="5AF4B4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323E5"/>
    <w:multiLevelType w:val="hybridMultilevel"/>
    <w:tmpl w:val="003E8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26950"/>
    <w:multiLevelType w:val="hybridMultilevel"/>
    <w:tmpl w:val="708ADC26"/>
    <w:lvl w:ilvl="0" w:tplc="1286083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310E4"/>
    <w:multiLevelType w:val="hybridMultilevel"/>
    <w:tmpl w:val="0DACBF66"/>
    <w:lvl w:ilvl="0" w:tplc="5BA2D16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34218A"/>
    <w:multiLevelType w:val="hybridMultilevel"/>
    <w:tmpl w:val="CCE86A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963246"/>
    <w:multiLevelType w:val="hybridMultilevel"/>
    <w:tmpl w:val="B298E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7896013">
    <w:abstractNumId w:val="5"/>
  </w:num>
  <w:num w:numId="2" w16cid:durableId="1293098684">
    <w:abstractNumId w:val="1"/>
  </w:num>
  <w:num w:numId="3" w16cid:durableId="1481455530">
    <w:abstractNumId w:val="0"/>
  </w:num>
  <w:num w:numId="4" w16cid:durableId="1922136955">
    <w:abstractNumId w:val="4"/>
  </w:num>
  <w:num w:numId="5" w16cid:durableId="1821188430">
    <w:abstractNumId w:val="3"/>
  </w:num>
  <w:num w:numId="6" w16cid:durableId="1572372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th, Jacqueline T">
    <w15:presenceInfo w15:providerId="None" w15:userId="Smith, Jacqueline 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34"/>
    <w:rsid w:val="000068C8"/>
    <w:rsid w:val="0002069D"/>
    <w:rsid w:val="000314F7"/>
    <w:rsid w:val="000405E6"/>
    <w:rsid w:val="00047033"/>
    <w:rsid w:val="00047E0B"/>
    <w:rsid w:val="000924E9"/>
    <w:rsid w:val="00094370"/>
    <w:rsid w:val="000B167B"/>
    <w:rsid w:val="001110B5"/>
    <w:rsid w:val="00133B1C"/>
    <w:rsid w:val="00144C45"/>
    <w:rsid w:val="00150C37"/>
    <w:rsid w:val="00182FE0"/>
    <w:rsid w:val="001862FA"/>
    <w:rsid w:val="0018692F"/>
    <w:rsid w:val="001A16D5"/>
    <w:rsid w:val="001A3B10"/>
    <w:rsid w:val="001A63B8"/>
    <w:rsid w:val="001B1BB0"/>
    <w:rsid w:val="001C2162"/>
    <w:rsid w:val="001D2614"/>
    <w:rsid w:val="001D31E0"/>
    <w:rsid w:val="00203409"/>
    <w:rsid w:val="00210C94"/>
    <w:rsid w:val="002332D1"/>
    <w:rsid w:val="00237E82"/>
    <w:rsid w:val="002524C1"/>
    <w:rsid w:val="002552CB"/>
    <w:rsid w:val="0027212A"/>
    <w:rsid w:val="002A2993"/>
    <w:rsid w:val="0030278A"/>
    <w:rsid w:val="00305B28"/>
    <w:rsid w:val="00317B1D"/>
    <w:rsid w:val="00320F04"/>
    <w:rsid w:val="003369D4"/>
    <w:rsid w:val="00356E8D"/>
    <w:rsid w:val="00380151"/>
    <w:rsid w:val="003B2C53"/>
    <w:rsid w:val="003C415B"/>
    <w:rsid w:val="003C495D"/>
    <w:rsid w:val="003D4897"/>
    <w:rsid w:val="003E7782"/>
    <w:rsid w:val="003F2AC4"/>
    <w:rsid w:val="004162BB"/>
    <w:rsid w:val="00427787"/>
    <w:rsid w:val="00456EC4"/>
    <w:rsid w:val="0047290C"/>
    <w:rsid w:val="004805CB"/>
    <w:rsid w:val="00486DBD"/>
    <w:rsid w:val="004A1008"/>
    <w:rsid w:val="004B076A"/>
    <w:rsid w:val="004B3374"/>
    <w:rsid w:val="004C089B"/>
    <w:rsid w:val="004D1F19"/>
    <w:rsid w:val="004F61B7"/>
    <w:rsid w:val="0054107A"/>
    <w:rsid w:val="00546362"/>
    <w:rsid w:val="00550917"/>
    <w:rsid w:val="00560FE6"/>
    <w:rsid w:val="005734CD"/>
    <w:rsid w:val="005D2647"/>
    <w:rsid w:val="005D6579"/>
    <w:rsid w:val="00614A56"/>
    <w:rsid w:val="00651990"/>
    <w:rsid w:val="0068209F"/>
    <w:rsid w:val="006956F7"/>
    <w:rsid w:val="006D61A0"/>
    <w:rsid w:val="006F63F5"/>
    <w:rsid w:val="00705FAC"/>
    <w:rsid w:val="00716FCA"/>
    <w:rsid w:val="007221C2"/>
    <w:rsid w:val="007247C7"/>
    <w:rsid w:val="007407F4"/>
    <w:rsid w:val="0074211F"/>
    <w:rsid w:val="00783710"/>
    <w:rsid w:val="007C309C"/>
    <w:rsid w:val="007E357D"/>
    <w:rsid w:val="008170D0"/>
    <w:rsid w:val="008528E6"/>
    <w:rsid w:val="008652E6"/>
    <w:rsid w:val="008B1DB5"/>
    <w:rsid w:val="008C5174"/>
    <w:rsid w:val="008F2180"/>
    <w:rsid w:val="00916371"/>
    <w:rsid w:val="00922B67"/>
    <w:rsid w:val="009319CF"/>
    <w:rsid w:val="00931F3C"/>
    <w:rsid w:val="00937F28"/>
    <w:rsid w:val="00951A34"/>
    <w:rsid w:val="0095602B"/>
    <w:rsid w:val="009739BB"/>
    <w:rsid w:val="0097435D"/>
    <w:rsid w:val="00987810"/>
    <w:rsid w:val="009A39B9"/>
    <w:rsid w:val="009E79F5"/>
    <w:rsid w:val="00A12FB4"/>
    <w:rsid w:val="00A14D6C"/>
    <w:rsid w:val="00A236F8"/>
    <w:rsid w:val="00A3022A"/>
    <w:rsid w:val="00A34892"/>
    <w:rsid w:val="00A77D23"/>
    <w:rsid w:val="00AE15D2"/>
    <w:rsid w:val="00AE1C83"/>
    <w:rsid w:val="00B42819"/>
    <w:rsid w:val="00BB064F"/>
    <w:rsid w:val="00BD35C2"/>
    <w:rsid w:val="00BE555D"/>
    <w:rsid w:val="00C2592C"/>
    <w:rsid w:val="00C91ABC"/>
    <w:rsid w:val="00CC036C"/>
    <w:rsid w:val="00CD71B8"/>
    <w:rsid w:val="00CE73B6"/>
    <w:rsid w:val="00CF3D32"/>
    <w:rsid w:val="00D048AB"/>
    <w:rsid w:val="00D12EF0"/>
    <w:rsid w:val="00D20930"/>
    <w:rsid w:val="00D41CB5"/>
    <w:rsid w:val="00D6338B"/>
    <w:rsid w:val="00D93EBE"/>
    <w:rsid w:val="00DB6CED"/>
    <w:rsid w:val="00E048BA"/>
    <w:rsid w:val="00E37E2E"/>
    <w:rsid w:val="00E54CEF"/>
    <w:rsid w:val="00E84AC5"/>
    <w:rsid w:val="00EA70DF"/>
    <w:rsid w:val="00EB5ECA"/>
    <w:rsid w:val="00EF0D28"/>
    <w:rsid w:val="00F015EA"/>
    <w:rsid w:val="00F01D46"/>
    <w:rsid w:val="00F5266A"/>
    <w:rsid w:val="00F547F7"/>
    <w:rsid w:val="00F67701"/>
    <w:rsid w:val="00F85B54"/>
    <w:rsid w:val="00FC2E8B"/>
    <w:rsid w:val="00FC49E6"/>
    <w:rsid w:val="00FD5F6C"/>
    <w:rsid w:val="00FE5E31"/>
    <w:rsid w:val="00FF4C04"/>
    <w:rsid w:val="2557EAA9"/>
    <w:rsid w:val="28D4651E"/>
    <w:rsid w:val="29B0B650"/>
    <w:rsid w:val="645E4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3754E"/>
  <w15:docId w15:val="{0B9D2700-1B10-469D-888A-B5CB04B1D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A34"/>
    <w:pPr>
      <w:spacing w:after="0" w:line="240" w:lineRule="auto"/>
    </w:pPr>
    <w:rPr>
      <w:sz w:val="24"/>
      <w:szCs w:val="24"/>
    </w:rPr>
  </w:style>
  <w:style w:type="paragraph" w:styleId="Heading1">
    <w:name w:val="heading 1"/>
    <w:basedOn w:val="Normal"/>
    <w:next w:val="Normal"/>
    <w:link w:val="Heading1Char"/>
    <w:uiPriority w:val="9"/>
    <w:qFormat/>
    <w:rsid w:val="00951A34"/>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951A34"/>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951A34"/>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951A3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951A34"/>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951A34"/>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951A34"/>
    <w:pPr>
      <w:spacing w:before="240" w:after="60"/>
      <w:outlineLvl w:val="6"/>
    </w:pPr>
  </w:style>
  <w:style w:type="paragraph" w:styleId="Heading8">
    <w:name w:val="heading 8"/>
    <w:basedOn w:val="Normal"/>
    <w:next w:val="Normal"/>
    <w:link w:val="Heading8Char"/>
    <w:uiPriority w:val="9"/>
    <w:semiHidden/>
    <w:unhideWhenUsed/>
    <w:qFormat/>
    <w:rsid w:val="00951A34"/>
    <w:pPr>
      <w:spacing w:before="240" w:after="60"/>
      <w:outlineLvl w:val="7"/>
    </w:pPr>
    <w:rPr>
      <w:i/>
      <w:iCs/>
    </w:rPr>
  </w:style>
  <w:style w:type="paragraph" w:styleId="Heading9">
    <w:name w:val="heading 9"/>
    <w:basedOn w:val="Normal"/>
    <w:next w:val="Normal"/>
    <w:link w:val="Heading9Char"/>
    <w:uiPriority w:val="9"/>
    <w:semiHidden/>
    <w:unhideWhenUsed/>
    <w:qFormat/>
    <w:rsid w:val="00951A34"/>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1A34"/>
    <w:pPr>
      <w:tabs>
        <w:tab w:val="center" w:pos="4680"/>
        <w:tab w:val="right" w:pos="9360"/>
      </w:tabs>
    </w:pPr>
  </w:style>
  <w:style w:type="character" w:customStyle="1" w:styleId="HeaderChar">
    <w:name w:val="Header Char"/>
    <w:basedOn w:val="DefaultParagraphFont"/>
    <w:link w:val="Header"/>
    <w:uiPriority w:val="99"/>
    <w:rsid w:val="00951A34"/>
  </w:style>
  <w:style w:type="paragraph" w:styleId="Footer">
    <w:name w:val="footer"/>
    <w:basedOn w:val="Normal"/>
    <w:link w:val="FooterChar"/>
    <w:uiPriority w:val="99"/>
    <w:unhideWhenUsed/>
    <w:rsid w:val="00951A34"/>
    <w:pPr>
      <w:tabs>
        <w:tab w:val="center" w:pos="4680"/>
        <w:tab w:val="right" w:pos="9360"/>
      </w:tabs>
    </w:pPr>
  </w:style>
  <w:style w:type="character" w:customStyle="1" w:styleId="FooterChar">
    <w:name w:val="Footer Char"/>
    <w:basedOn w:val="DefaultParagraphFont"/>
    <w:link w:val="Footer"/>
    <w:uiPriority w:val="99"/>
    <w:rsid w:val="00951A34"/>
  </w:style>
  <w:style w:type="paragraph" w:styleId="BalloonText">
    <w:name w:val="Balloon Text"/>
    <w:basedOn w:val="Normal"/>
    <w:link w:val="BalloonTextChar"/>
    <w:uiPriority w:val="99"/>
    <w:semiHidden/>
    <w:unhideWhenUsed/>
    <w:rsid w:val="00951A34"/>
    <w:rPr>
      <w:rFonts w:ascii="Tahoma" w:hAnsi="Tahoma" w:cs="Tahoma"/>
      <w:sz w:val="16"/>
      <w:szCs w:val="16"/>
    </w:rPr>
  </w:style>
  <w:style w:type="character" w:customStyle="1" w:styleId="BalloonTextChar">
    <w:name w:val="Balloon Text Char"/>
    <w:basedOn w:val="DefaultParagraphFont"/>
    <w:link w:val="BalloonText"/>
    <w:uiPriority w:val="99"/>
    <w:semiHidden/>
    <w:rsid w:val="00951A34"/>
    <w:rPr>
      <w:rFonts w:ascii="Tahoma" w:hAnsi="Tahoma" w:cs="Tahoma"/>
      <w:sz w:val="16"/>
      <w:szCs w:val="16"/>
    </w:rPr>
  </w:style>
  <w:style w:type="paragraph" w:styleId="ListParagraph">
    <w:name w:val="List Paragraph"/>
    <w:basedOn w:val="Normal"/>
    <w:uiPriority w:val="34"/>
    <w:qFormat/>
    <w:rsid w:val="00951A34"/>
    <w:pPr>
      <w:ind w:left="720"/>
      <w:contextualSpacing/>
    </w:pPr>
  </w:style>
  <w:style w:type="character" w:customStyle="1" w:styleId="Heading1Char">
    <w:name w:val="Heading 1 Char"/>
    <w:basedOn w:val="DefaultParagraphFont"/>
    <w:link w:val="Heading1"/>
    <w:uiPriority w:val="9"/>
    <w:rsid w:val="00951A34"/>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951A34"/>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951A34"/>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951A34"/>
    <w:rPr>
      <w:b/>
      <w:bCs/>
      <w:sz w:val="28"/>
      <w:szCs w:val="28"/>
    </w:rPr>
  </w:style>
  <w:style w:type="character" w:customStyle="1" w:styleId="Heading5Char">
    <w:name w:val="Heading 5 Char"/>
    <w:basedOn w:val="DefaultParagraphFont"/>
    <w:link w:val="Heading5"/>
    <w:uiPriority w:val="9"/>
    <w:semiHidden/>
    <w:rsid w:val="00951A34"/>
    <w:rPr>
      <w:b/>
      <w:bCs/>
      <w:i/>
      <w:iCs/>
      <w:sz w:val="26"/>
      <w:szCs w:val="26"/>
    </w:rPr>
  </w:style>
  <w:style w:type="character" w:customStyle="1" w:styleId="Heading6Char">
    <w:name w:val="Heading 6 Char"/>
    <w:basedOn w:val="DefaultParagraphFont"/>
    <w:link w:val="Heading6"/>
    <w:uiPriority w:val="9"/>
    <w:semiHidden/>
    <w:rsid w:val="00951A34"/>
    <w:rPr>
      <w:b/>
      <w:bCs/>
    </w:rPr>
  </w:style>
  <w:style w:type="character" w:customStyle="1" w:styleId="Heading7Char">
    <w:name w:val="Heading 7 Char"/>
    <w:basedOn w:val="DefaultParagraphFont"/>
    <w:link w:val="Heading7"/>
    <w:uiPriority w:val="9"/>
    <w:semiHidden/>
    <w:rsid w:val="00951A34"/>
    <w:rPr>
      <w:sz w:val="24"/>
      <w:szCs w:val="24"/>
    </w:rPr>
  </w:style>
  <w:style w:type="character" w:customStyle="1" w:styleId="Heading8Char">
    <w:name w:val="Heading 8 Char"/>
    <w:basedOn w:val="DefaultParagraphFont"/>
    <w:link w:val="Heading8"/>
    <w:uiPriority w:val="9"/>
    <w:semiHidden/>
    <w:rsid w:val="00951A34"/>
    <w:rPr>
      <w:i/>
      <w:iCs/>
      <w:sz w:val="24"/>
      <w:szCs w:val="24"/>
    </w:rPr>
  </w:style>
  <w:style w:type="character" w:customStyle="1" w:styleId="Heading9Char">
    <w:name w:val="Heading 9 Char"/>
    <w:basedOn w:val="DefaultParagraphFont"/>
    <w:link w:val="Heading9"/>
    <w:uiPriority w:val="9"/>
    <w:semiHidden/>
    <w:rsid w:val="00951A34"/>
    <w:rPr>
      <w:rFonts w:asciiTheme="majorHAnsi" w:eastAsiaTheme="majorEastAsia" w:hAnsiTheme="majorHAnsi"/>
    </w:rPr>
  </w:style>
  <w:style w:type="paragraph" w:styleId="Title">
    <w:name w:val="Title"/>
    <w:basedOn w:val="Normal"/>
    <w:next w:val="Normal"/>
    <w:link w:val="TitleChar"/>
    <w:uiPriority w:val="10"/>
    <w:qFormat/>
    <w:rsid w:val="00951A34"/>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951A34"/>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951A34"/>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951A34"/>
    <w:rPr>
      <w:rFonts w:asciiTheme="majorHAnsi" w:eastAsiaTheme="majorEastAsia" w:hAnsiTheme="majorHAnsi"/>
      <w:sz w:val="24"/>
      <w:szCs w:val="24"/>
    </w:rPr>
  </w:style>
  <w:style w:type="character" w:styleId="Strong">
    <w:name w:val="Strong"/>
    <w:basedOn w:val="DefaultParagraphFont"/>
    <w:uiPriority w:val="22"/>
    <w:qFormat/>
    <w:rsid w:val="00951A34"/>
    <w:rPr>
      <w:b/>
      <w:bCs/>
    </w:rPr>
  </w:style>
  <w:style w:type="character" w:styleId="Emphasis">
    <w:name w:val="Emphasis"/>
    <w:basedOn w:val="DefaultParagraphFont"/>
    <w:uiPriority w:val="20"/>
    <w:qFormat/>
    <w:rsid w:val="00951A34"/>
    <w:rPr>
      <w:rFonts w:asciiTheme="minorHAnsi" w:hAnsiTheme="minorHAnsi"/>
      <w:b/>
      <w:i/>
      <w:iCs/>
    </w:rPr>
  </w:style>
  <w:style w:type="paragraph" w:styleId="NoSpacing">
    <w:name w:val="No Spacing"/>
    <w:basedOn w:val="Normal"/>
    <w:uiPriority w:val="1"/>
    <w:qFormat/>
    <w:rsid w:val="00951A34"/>
    <w:rPr>
      <w:szCs w:val="32"/>
    </w:rPr>
  </w:style>
  <w:style w:type="paragraph" w:styleId="Quote">
    <w:name w:val="Quote"/>
    <w:basedOn w:val="Normal"/>
    <w:next w:val="Normal"/>
    <w:link w:val="QuoteChar"/>
    <w:uiPriority w:val="29"/>
    <w:qFormat/>
    <w:rsid w:val="00951A34"/>
    <w:rPr>
      <w:i/>
    </w:rPr>
  </w:style>
  <w:style w:type="character" w:customStyle="1" w:styleId="QuoteChar">
    <w:name w:val="Quote Char"/>
    <w:basedOn w:val="DefaultParagraphFont"/>
    <w:link w:val="Quote"/>
    <w:uiPriority w:val="29"/>
    <w:rsid w:val="00951A34"/>
    <w:rPr>
      <w:i/>
      <w:sz w:val="24"/>
      <w:szCs w:val="24"/>
    </w:rPr>
  </w:style>
  <w:style w:type="paragraph" w:styleId="IntenseQuote">
    <w:name w:val="Intense Quote"/>
    <w:basedOn w:val="Normal"/>
    <w:next w:val="Normal"/>
    <w:link w:val="IntenseQuoteChar"/>
    <w:uiPriority w:val="30"/>
    <w:qFormat/>
    <w:rsid w:val="00951A34"/>
    <w:pPr>
      <w:ind w:left="720" w:right="720"/>
    </w:pPr>
    <w:rPr>
      <w:b/>
      <w:i/>
      <w:szCs w:val="22"/>
    </w:rPr>
  </w:style>
  <w:style w:type="character" w:customStyle="1" w:styleId="IntenseQuoteChar">
    <w:name w:val="Intense Quote Char"/>
    <w:basedOn w:val="DefaultParagraphFont"/>
    <w:link w:val="IntenseQuote"/>
    <w:uiPriority w:val="30"/>
    <w:rsid w:val="00951A34"/>
    <w:rPr>
      <w:b/>
      <w:i/>
      <w:sz w:val="24"/>
    </w:rPr>
  </w:style>
  <w:style w:type="character" w:styleId="SubtleEmphasis">
    <w:name w:val="Subtle Emphasis"/>
    <w:uiPriority w:val="19"/>
    <w:qFormat/>
    <w:rsid w:val="00951A34"/>
    <w:rPr>
      <w:i/>
      <w:color w:val="5A5A5A" w:themeColor="text1" w:themeTint="A5"/>
    </w:rPr>
  </w:style>
  <w:style w:type="character" w:styleId="IntenseEmphasis">
    <w:name w:val="Intense Emphasis"/>
    <w:basedOn w:val="DefaultParagraphFont"/>
    <w:uiPriority w:val="21"/>
    <w:qFormat/>
    <w:rsid w:val="00951A34"/>
    <w:rPr>
      <w:b/>
      <w:i/>
      <w:sz w:val="24"/>
      <w:szCs w:val="24"/>
      <w:u w:val="single"/>
    </w:rPr>
  </w:style>
  <w:style w:type="character" w:styleId="SubtleReference">
    <w:name w:val="Subtle Reference"/>
    <w:basedOn w:val="DefaultParagraphFont"/>
    <w:uiPriority w:val="31"/>
    <w:qFormat/>
    <w:rsid w:val="00951A34"/>
    <w:rPr>
      <w:sz w:val="24"/>
      <w:szCs w:val="24"/>
      <w:u w:val="single"/>
    </w:rPr>
  </w:style>
  <w:style w:type="character" w:styleId="IntenseReference">
    <w:name w:val="Intense Reference"/>
    <w:basedOn w:val="DefaultParagraphFont"/>
    <w:uiPriority w:val="32"/>
    <w:qFormat/>
    <w:rsid w:val="00951A34"/>
    <w:rPr>
      <w:b/>
      <w:sz w:val="24"/>
      <w:u w:val="single"/>
    </w:rPr>
  </w:style>
  <w:style w:type="character" w:styleId="BookTitle">
    <w:name w:val="Book Title"/>
    <w:basedOn w:val="DefaultParagraphFont"/>
    <w:uiPriority w:val="33"/>
    <w:qFormat/>
    <w:rsid w:val="00951A34"/>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51A34"/>
    <w:pPr>
      <w:outlineLvl w:val="9"/>
    </w:pPr>
  </w:style>
  <w:style w:type="character" w:styleId="CommentReference">
    <w:name w:val="annotation reference"/>
    <w:basedOn w:val="DefaultParagraphFont"/>
    <w:uiPriority w:val="99"/>
    <w:semiHidden/>
    <w:unhideWhenUsed/>
    <w:rsid w:val="002332D1"/>
    <w:rPr>
      <w:sz w:val="16"/>
      <w:szCs w:val="16"/>
    </w:rPr>
  </w:style>
  <w:style w:type="paragraph" w:styleId="CommentText">
    <w:name w:val="annotation text"/>
    <w:basedOn w:val="Normal"/>
    <w:link w:val="CommentTextChar"/>
    <w:uiPriority w:val="99"/>
    <w:unhideWhenUsed/>
    <w:rsid w:val="002332D1"/>
    <w:rPr>
      <w:sz w:val="20"/>
      <w:szCs w:val="20"/>
    </w:rPr>
  </w:style>
  <w:style w:type="character" w:customStyle="1" w:styleId="CommentTextChar">
    <w:name w:val="Comment Text Char"/>
    <w:basedOn w:val="DefaultParagraphFont"/>
    <w:link w:val="CommentText"/>
    <w:uiPriority w:val="99"/>
    <w:rsid w:val="002332D1"/>
    <w:rPr>
      <w:sz w:val="20"/>
      <w:szCs w:val="20"/>
    </w:rPr>
  </w:style>
  <w:style w:type="paragraph" w:styleId="CommentSubject">
    <w:name w:val="annotation subject"/>
    <w:basedOn w:val="CommentText"/>
    <w:next w:val="CommentText"/>
    <w:link w:val="CommentSubjectChar"/>
    <w:uiPriority w:val="99"/>
    <w:semiHidden/>
    <w:unhideWhenUsed/>
    <w:rsid w:val="002332D1"/>
    <w:rPr>
      <w:b/>
      <w:bCs/>
    </w:rPr>
  </w:style>
  <w:style w:type="character" w:customStyle="1" w:styleId="CommentSubjectChar">
    <w:name w:val="Comment Subject Char"/>
    <w:basedOn w:val="CommentTextChar"/>
    <w:link w:val="CommentSubject"/>
    <w:uiPriority w:val="99"/>
    <w:semiHidden/>
    <w:rsid w:val="002332D1"/>
    <w:rPr>
      <w:b/>
      <w:bCs/>
      <w:sz w:val="20"/>
      <w:szCs w:val="20"/>
    </w:rPr>
  </w:style>
  <w:style w:type="table" w:styleId="TableGrid">
    <w:name w:val="Table Grid"/>
    <w:basedOn w:val="TableNormal"/>
    <w:uiPriority w:val="59"/>
    <w:rsid w:val="009A39B9"/>
    <w:pPr>
      <w:spacing w:after="0" w:line="240" w:lineRule="auto"/>
    </w:pPr>
    <w:rPr>
      <w:rFonts w:eastAsiaTheme="minorHAnsi" w:cstheme="minorBid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B1BB0"/>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49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dbfc0e-9f0d-4650-a1f6-ee6ed8a1fd85">
      <Terms xmlns="http://schemas.microsoft.com/office/infopath/2007/PartnerControls"/>
    </lcf76f155ced4ddcb4097134ff3c332f>
    <TaxCatchAll xmlns="2de6680a-8d64-4f89-9570-567f4f0c2310" xsi:nil="true"/>
    <StffMeeting3_x002e_14_x002e_2024 xmlns="a4dbfc0e-9f0d-4650-a1f6-ee6ed8a1fd8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690432AFB00F24F83EB0BE6BE2F264B" ma:contentTypeVersion="17" ma:contentTypeDescription="Create a new document." ma:contentTypeScope="" ma:versionID="5fa86a1cfcd0f36fb1d3c0d5f3c991c5">
  <xsd:schema xmlns:xsd="http://www.w3.org/2001/XMLSchema" xmlns:xs="http://www.w3.org/2001/XMLSchema" xmlns:p="http://schemas.microsoft.com/office/2006/metadata/properties" xmlns:ns2="a4dbfc0e-9f0d-4650-a1f6-ee6ed8a1fd85" xmlns:ns3="2de6680a-8d64-4f89-9570-567f4f0c2310" targetNamespace="http://schemas.microsoft.com/office/2006/metadata/properties" ma:root="true" ma:fieldsID="486d3b0da49aef00d906e2578f4f7801" ns2:_="" ns3:_="">
    <xsd:import namespace="a4dbfc0e-9f0d-4650-a1f6-ee6ed8a1fd85"/>
    <xsd:import namespace="2de6680a-8d64-4f89-9570-567f4f0c231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SearchProperties" minOccurs="0"/>
                <xsd:element ref="ns2:StffMeeting3_x002e_14_x002e_2024"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bfc0e-9f0d-4650-a1f6-ee6ed8a1fd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StffMeeting3_x002e_14_x002e_2024" ma:index="23" nillable="true" ma:displayName="Stff Meeting 3.14.2024" ma:format="Dropdown" ma:internalName="StffMeeting3_x002e_14_x002e_2024">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e6680a-8d64-4f89-9570-567f4f0c23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f4b04cc-1841-4a51-92a8-e0d254adbd88}" ma:internalName="TaxCatchAll" ma:showField="CatchAllData" ma:web="2de6680a-8d64-4f89-9570-567f4f0c23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87A751-EC07-458E-B6E1-3C8165D83711}">
  <ds:schemaRefs>
    <ds:schemaRef ds:uri="http://schemas.microsoft.com/sharepoint/v3/contenttype/forms"/>
  </ds:schemaRefs>
</ds:datastoreItem>
</file>

<file path=customXml/itemProps2.xml><?xml version="1.0" encoding="utf-8"?>
<ds:datastoreItem xmlns:ds="http://schemas.openxmlformats.org/officeDocument/2006/customXml" ds:itemID="{874BAAAF-9378-4B71-BFA2-C8C45847D7E3}">
  <ds:schemaRefs>
    <ds:schemaRef ds:uri="http://schemas.openxmlformats.org/officeDocument/2006/bibliography"/>
  </ds:schemaRefs>
</ds:datastoreItem>
</file>

<file path=customXml/itemProps3.xml><?xml version="1.0" encoding="utf-8"?>
<ds:datastoreItem xmlns:ds="http://schemas.openxmlformats.org/officeDocument/2006/customXml" ds:itemID="{D3D9A164-3E31-435B-8CE1-39159541EDAD}">
  <ds:schemaRefs>
    <ds:schemaRef ds:uri="http://schemas.microsoft.com/office/2006/metadata/properties"/>
    <ds:schemaRef ds:uri="http://schemas.microsoft.com/office/infopath/2007/PartnerControls"/>
    <ds:schemaRef ds:uri="a4dbfc0e-9f0d-4650-a1f6-ee6ed8a1fd85"/>
    <ds:schemaRef ds:uri="2de6680a-8d64-4f89-9570-567f4f0c2310"/>
  </ds:schemaRefs>
</ds:datastoreItem>
</file>

<file path=customXml/itemProps4.xml><?xml version="1.0" encoding="utf-8"?>
<ds:datastoreItem xmlns:ds="http://schemas.openxmlformats.org/officeDocument/2006/customXml" ds:itemID="{A2987902-DF24-462C-8F44-A2FCF1918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bfc0e-9f0d-4650-a1f6-ee6ed8a1fd85"/>
    <ds:schemaRef ds:uri="2de6680a-8d64-4f89-9570-567f4f0c23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1572</Words>
  <Characters>8967</Characters>
  <Application>Microsoft Office Word</Application>
  <DocSecurity>0</DocSecurity>
  <Lines>74</Lines>
  <Paragraphs>21</Paragraphs>
  <ScaleCrop>false</ScaleCrop>
  <Company>U.S. Department of State</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BajcJM</dc:creator>
  <cp:lastModifiedBy>Sanders, Richard I</cp:lastModifiedBy>
  <cp:revision>2</cp:revision>
  <cp:lastPrinted>2018-01-25T13:44:00Z</cp:lastPrinted>
  <dcterms:created xsi:type="dcterms:W3CDTF">2026-10-20T15:14:00Z</dcterms:created>
  <dcterms:modified xsi:type="dcterms:W3CDTF">2026-10-20T15:14:00Z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2023-01-26T19:26:05Z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c6356435-5a8c-46c0-b113-889cdc40bac9</vt:lpwstr>
  </property>
  <property fmtid="{D5CDD505-2E9C-101B-9397-08002B2CF9AE}" pid="8" name="MSIP_Label_1665d9ee-429a-4d5f-97cc-cfb56e044a6e_ContentBits">
    <vt:lpwstr>0</vt:lpwstr>
  </property>
  <property fmtid="{D5CDD505-2E9C-101B-9397-08002B2CF9AE}" pid="9" name="ContentTypeId">
    <vt:lpwstr>0x010100E690432AFB00F24F83EB0BE6BE2F264B</vt:lpwstr>
  </property>
  <property fmtid="{D5CDD505-2E9C-101B-9397-08002B2CF9AE}" pid="10" name="MediaServiceImageTags">
    <vt:lpwstr/>
  </property>
</Properties>
</file>